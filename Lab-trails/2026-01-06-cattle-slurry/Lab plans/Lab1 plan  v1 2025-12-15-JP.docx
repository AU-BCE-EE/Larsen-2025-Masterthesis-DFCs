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7D34" w14:textId="4EA61F97" w:rsidR="009C6052" w:rsidRDefault="00F25EED" w:rsidP="00F25EED">
      <w:pPr>
        <w:pStyle w:val="Title"/>
        <w:jc w:val="center"/>
      </w:pPr>
      <w:r w:rsidRPr="00F25EED">
        <w:t>Thesis Lab</w:t>
      </w:r>
      <w:r w:rsidR="0000664B">
        <w:t xml:space="preserve"> 1</w:t>
      </w:r>
    </w:p>
    <w:p w14:paraId="6498874A" w14:textId="77777777" w:rsidR="00F25EED" w:rsidRDefault="00F25EED" w:rsidP="00F25EED"/>
    <w:p w14:paraId="1310FAB6" w14:textId="34867FCD" w:rsidR="001025DC" w:rsidRDefault="00E9372B" w:rsidP="00F25EED">
      <w:pPr>
        <w:pStyle w:val="Heading1"/>
      </w:pPr>
      <w:commentRangeStart w:id="0"/>
      <w:r>
        <w:t>Unknown currently</w:t>
      </w:r>
      <w:commentRangeEnd w:id="0"/>
      <w:r w:rsidR="00991B2C">
        <w:rPr>
          <w:rStyle w:val="CommentReference"/>
          <w:rFonts w:eastAsiaTheme="minorHAnsi" w:cstheme="minorBidi"/>
          <w:color w:val="auto"/>
        </w:rPr>
        <w:commentReference w:id="0"/>
      </w:r>
    </w:p>
    <w:p w14:paraId="14ADCDC9" w14:textId="379F6C09" w:rsidR="009B0094" w:rsidRPr="009B0094" w:rsidRDefault="004C06CD" w:rsidP="009B0094">
      <w:pPr>
        <w:pStyle w:val="ListParagraph"/>
        <w:numPr>
          <w:ilvl w:val="0"/>
          <w:numId w:val="4"/>
        </w:numPr>
      </w:pPr>
      <w:r>
        <w:t xml:space="preserve">Measure / check what the diameter of the sample-rings </w:t>
      </w:r>
      <w:r w:rsidR="00CB588E">
        <w:t>are</w:t>
      </w:r>
      <w:r w:rsidR="002C1FE6">
        <w:t>, surface area is critical</w:t>
      </w:r>
      <w:ins w:id="1" w:author="Johanna Pedersen" w:date="2025-12-15T20:52:00Z" w16du:dateUtc="2025-12-15T19:52:00Z">
        <w:r w:rsidR="00D261DC">
          <w:t xml:space="preserve"> M</w:t>
        </w:r>
      </w:ins>
    </w:p>
    <w:p w14:paraId="0169EC7E" w14:textId="2BE44AB5" w:rsidR="00421BCC" w:rsidRDefault="00421BCC" w:rsidP="00CB588E">
      <w:pPr>
        <w:pStyle w:val="ListParagraph"/>
        <w:numPr>
          <w:ilvl w:val="0"/>
          <w:numId w:val="4"/>
        </w:numPr>
      </w:pPr>
      <w:r>
        <w:t xml:space="preserve"> </w:t>
      </w:r>
      <w:commentRangeStart w:id="2"/>
      <w:r>
        <w:t>Doublecheck whether there is enough acetic acid and H</w:t>
      </w:r>
      <w:r w:rsidRPr="00CB588E">
        <w:rPr>
          <w:vertAlign w:val="subscript"/>
        </w:rPr>
        <w:t>2</w:t>
      </w:r>
      <w:r>
        <w:t>SO</w:t>
      </w:r>
      <w:r w:rsidRPr="00CB588E">
        <w:rPr>
          <w:vertAlign w:val="subscript"/>
        </w:rPr>
        <w:t xml:space="preserve">4 </w:t>
      </w:r>
      <w:r>
        <w:t>in the lap</w:t>
      </w:r>
      <w:commentRangeEnd w:id="2"/>
      <w:r w:rsidR="00D261DC">
        <w:rPr>
          <w:rStyle w:val="CommentReference"/>
        </w:rPr>
        <w:commentReference w:id="2"/>
      </w:r>
    </w:p>
    <w:p w14:paraId="4E7E6C15" w14:textId="65BBCD5A" w:rsidR="003F6FEE" w:rsidRDefault="003F6FEE" w:rsidP="00CB588E">
      <w:pPr>
        <w:pStyle w:val="ListParagraph"/>
        <w:numPr>
          <w:ilvl w:val="0"/>
          <w:numId w:val="4"/>
        </w:numPr>
      </w:pPr>
      <w:commentRangeStart w:id="3"/>
      <w:r>
        <w:t>Coordinate with Lab-techs around TAN</w:t>
      </w:r>
      <w:r w:rsidR="004F3C28">
        <w:t xml:space="preserve"> and soil </w:t>
      </w:r>
      <w:r w:rsidR="00C660AB">
        <w:t>pH</w:t>
      </w:r>
      <w:r w:rsidR="00F651E5">
        <w:t xml:space="preserve"> analysis’</w:t>
      </w:r>
      <w:r w:rsidR="00C660AB">
        <w:t>,</w:t>
      </w:r>
      <w:r>
        <w:t xml:space="preserve"> I ideally want to be present (perhaps even do them myself after a demonstration) as well</w:t>
      </w:r>
      <w:commentRangeEnd w:id="3"/>
      <w:r w:rsidR="00CE18EB">
        <w:rPr>
          <w:rStyle w:val="CommentReference"/>
        </w:rPr>
        <w:commentReference w:id="3"/>
      </w:r>
    </w:p>
    <w:p w14:paraId="6AE42FCE" w14:textId="5FE0FA4B" w:rsidR="002C06FB" w:rsidRDefault="002C06FB" w:rsidP="00421BCC">
      <w:r w:rsidRPr="002C06FB">
        <w:rPr>
          <w:highlight w:val="yellow"/>
        </w:rPr>
        <w:t>?</w:t>
      </w:r>
      <w:r>
        <w:t xml:space="preserve"> Where</w:t>
      </w:r>
      <w:r w:rsidR="00DE4350">
        <w:t xml:space="preserve"> is the soil used for the packed samples stored</w:t>
      </w:r>
      <w:ins w:id="4" w:author="Johanna Pedersen" w:date="2025-12-15T20:55:00Z" w16du:dateUtc="2025-12-15T19:55:00Z">
        <w:r w:rsidR="00415AA6">
          <w:t xml:space="preserve"> </w:t>
        </w:r>
      </w:ins>
      <w:ins w:id="5" w:author="Johanna Pedersen" w:date="2025-12-15T20:56:00Z" w16du:dateUtc="2025-12-15T19:56:00Z">
        <w:r w:rsidR="00415AA6">
          <w:t>M</w:t>
        </w:r>
      </w:ins>
    </w:p>
    <w:p w14:paraId="0EADAF90" w14:textId="4CDBF770" w:rsidR="00DE4350" w:rsidRDefault="009528C2" w:rsidP="00421BCC">
      <w:r w:rsidRPr="009528C2">
        <w:rPr>
          <w:highlight w:val="yellow"/>
        </w:rPr>
        <w:t>?</w:t>
      </w:r>
      <w:r>
        <w:t xml:space="preserve"> Is the system </w:t>
      </w:r>
      <w:r w:rsidR="009D128D">
        <w:t>set up</w:t>
      </w:r>
      <w:r>
        <w:t xml:space="preserve"> such that </w:t>
      </w:r>
      <w:r w:rsidR="00ED0356">
        <w:t>the valve number and container number always is the same, i.e. valve 15 are connected to container 15, or is there another order.</w:t>
      </w:r>
      <w:ins w:id="6" w:author="Johanna Pedersen" w:date="2025-12-15T20:56:00Z" w16du:dateUtc="2025-12-15T19:56:00Z">
        <w:r w:rsidR="00415AA6">
          <w:t xml:space="preserve"> M</w:t>
        </w:r>
      </w:ins>
    </w:p>
    <w:p w14:paraId="101266BC" w14:textId="518BD0BE" w:rsidR="00DD74B1" w:rsidRDefault="00DD74B1" w:rsidP="00421BCC">
      <w:r w:rsidRPr="00DD74B1">
        <w:rPr>
          <w:highlight w:val="yellow"/>
        </w:rPr>
        <w:t>?</w:t>
      </w:r>
      <w:r>
        <w:t xml:space="preserve"> </w:t>
      </w:r>
      <w:r w:rsidR="009D7970">
        <w:t>Are</w:t>
      </w:r>
      <w:r>
        <w:t xml:space="preserve"> ammonium carbonate and starch (used in the standards) </w:t>
      </w:r>
      <w:r w:rsidR="009D128D">
        <w:t xml:space="preserve">stored in the lab, </w:t>
      </w:r>
      <w:r w:rsidR="009D7970">
        <w:t>what are typical concentrations of either</w:t>
      </w:r>
      <w:ins w:id="7" w:author="Johanna Pedersen" w:date="2025-12-15T20:56:00Z" w16du:dateUtc="2025-12-15T19:56:00Z">
        <w:r w:rsidR="00415AA6">
          <w:t xml:space="preserve"> M</w:t>
        </w:r>
      </w:ins>
    </w:p>
    <w:p w14:paraId="1840B89A" w14:textId="51802EB6" w:rsidR="009D7970" w:rsidRDefault="009D7970" w:rsidP="00421BCC">
      <w:r w:rsidRPr="009D7970">
        <w:rPr>
          <w:highlight w:val="yellow"/>
        </w:rPr>
        <w:t>?</w:t>
      </w:r>
      <w:r>
        <w:t xml:space="preserve"> What is the volume typically used in the acid trap</w:t>
      </w:r>
      <w:r w:rsidR="00CB588E">
        <w:t xml:space="preserve"> </w:t>
      </w:r>
      <w:ins w:id="8" w:author="Johanna Pedersen" w:date="2025-12-15T20:56:00Z" w16du:dateUtc="2025-12-15T19:56:00Z">
        <w:r w:rsidR="00415AA6">
          <w:t>M</w:t>
        </w:r>
      </w:ins>
    </w:p>
    <w:p w14:paraId="4742009D" w14:textId="20CDC1DB" w:rsidR="009F5474" w:rsidRDefault="009F5474" w:rsidP="00421BCC">
      <w:r w:rsidRPr="009F5474">
        <w:rPr>
          <w:highlight w:val="yellow"/>
        </w:rPr>
        <w:t>?</w:t>
      </w:r>
      <w:r>
        <w:t xml:space="preserve"> </w:t>
      </w:r>
      <w:commentRangeStart w:id="9"/>
      <w:r>
        <w:t xml:space="preserve">How deep is the </w:t>
      </w:r>
      <w:r w:rsidR="0035594B">
        <w:t>scratch soil</w:t>
      </w:r>
      <w:r>
        <w:t xml:space="preserve"> marks typically</w:t>
      </w:r>
      <w:ins w:id="10" w:author="Johanna Pedersen" w:date="2025-12-15T20:56:00Z" w16du:dateUtc="2025-12-15T19:56:00Z">
        <w:r w:rsidR="00415AA6">
          <w:t xml:space="preserve"> M</w:t>
        </w:r>
      </w:ins>
      <w:commentRangeEnd w:id="9"/>
      <w:ins w:id="11" w:author="Johanna Pedersen" w:date="2025-12-15T20:57:00Z" w16du:dateUtc="2025-12-15T19:57:00Z">
        <w:r w:rsidR="00BD2EFB">
          <w:rPr>
            <w:rStyle w:val="CommentReference"/>
          </w:rPr>
          <w:commentReference w:id="9"/>
        </w:r>
      </w:ins>
    </w:p>
    <w:p w14:paraId="1E1787D2" w14:textId="28C03782" w:rsidR="00E75485" w:rsidRDefault="00C73263" w:rsidP="00421BCC">
      <w:r w:rsidRPr="00C73263">
        <w:rPr>
          <w:highlight w:val="yellow"/>
        </w:rPr>
        <w:t>?</w:t>
      </w:r>
      <w:r>
        <w:t xml:space="preserve"> </w:t>
      </w:r>
      <w:bookmarkStart w:id="12" w:name="_Hlk216777963"/>
      <w:r>
        <w:t>How often is the dryer chamber exchanged - is it something I should do before starting the experiment</w:t>
      </w:r>
      <w:ins w:id="13" w:author="Johanna Pedersen" w:date="2025-12-15T20:57:00Z" w16du:dateUtc="2025-12-15T19:57:00Z">
        <w:r w:rsidR="008F4F87">
          <w:t xml:space="preserve"> </w:t>
        </w:r>
        <w:bookmarkEnd w:id="12"/>
        <w:r w:rsidR="008F4F87">
          <w:t>M</w:t>
        </w:r>
      </w:ins>
    </w:p>
    <w:p w14:paraId="08F90CD3" w14:textId="375B5130" w:rsidR="007848BE" w:rsidRDefault="007848BE" w:rsidP="00421BCC">
      <w:commentRangeStart w:id="14"/>
      <w:r w:rsidRPr="007848BE">
        <w:rPr>
          <w:highlight w:val="yellow"/>
        </w:rPr>
        <w:t>?</w:t>
      </w:r>
      <w:r>
        <w:t xml:space="preserve"> How much slurry is required for triplicate TAN analysis of each treatment - should we store some extra, long term</w:t>
      </w:r>
      <w:ins w:id="15" w:author="Johanna Pedersen" w:date="2025-12-15T20:57:00Z" w16du:dateUtc="2025-12-15T19:57:00Z">
        <w:r w:rsidR="008F4F87">
          <w:t xml:space="preserve"> </w:t>
        </w:r>
      </w:ins>
      <w:commentRangeEnd w:id="14"/>
      <w:ins w:id="16" w:author="Johanna Pedersen" w:date="2025-12-15T20:59:00Z" w16du:dateUtc="2025-12-15T19:59:00Z">
        <w:r w:rsidR="008739D2">
          <w:rPr>
            <w:rStyle w:val="CommentReference"/>
          </w:rPr>
          <w:commentReference w:id="14"/>
        </w:r>
      </w:ins>
    </w:p>
    <w:p w14:paraId="612731D5" w14:textId="36AC8576" w:rsidR="009D7970" w:rsidRDefault="009D7970" w:rsidP="009D7970">
      <w:pPr>
        <w:pStyle w:val="Heading1"/>
      </w:pPr>
      <w:r w:rsidRPr="00E77526">
        <w:rPr>
          <w:highlight w:val="yellow"/>
        </w:rPr>
        <w:t>Setup Sketch</w:t>
      </w:r>
      <w:r w:rsidR="00E77526">
        <w:t xml:space="preserve"> (as far as I remember)</w:t>
      </w:r>
    </w:p>
    <w:p w14:paraId="5BD9C476" w14:textId="593762C6" w:rsidR="00317C70" w:rsidRDefault="00317C70" w:rsidP="00317C70">
      <w:r>
        <w:t>To convert into flux, sum of the bypass and sample flow</w:t>
      </w:r>
    </w:p>
    <w:p w14:paraId="0C641CBA" w14:textId="17525BE6" w:rsidR="00DE30D1" w:rsidRPr="00317C70" w:rsidRDefault="00DE30D1" w:rsidP="00317C70">
      <w:commentRangeStart w:id="17"/>
      <w:r w:rsidRPr="00DE30D1">
        <w:rPr>
          <w:noProof/>
        </w:rPr>
        <w:drawing>
          <wp:inline distT="0" distB="0" distL="0" distR="0" wp14:anchorId="4D9C4079" wp14:editId="29DAE13E">
            <wp:extent cx="2446278" cy="5853640"/>
            <wp:effectExtent l="0" t="8255" r="3175" b="3175"/>
            <wp:docPr id="44489649"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9649" name="Picture 1" descr="A graph paper with writing on it&#10;&#10;AI-generated content may be incorrect."/>
                    <pic:cNvPicPr/>
                  </pic:nvPicPr>
                  <pic:blipFill>
                    <a:blip r:embed="rId9"/>
                    <a:stretch>
                      <a:fillRect/>
                    </a:stretch>
                  </pic:blipFill>
                  <pic:spPr>
                    <a:xfrm rot="16200000">
                      <a:off x="0" y="0"/>
                      <a:ext cx="2449392" cy="5861092"/>
                    </a:xfrm>
                    <a:prstGeom prst="rect">
                      <a:avLst/>
                    </a:prstGeom>
                  </pic:spPr>
                </pic:pic>
              </a:graphicData>
            </a:graphic>
          </wp:inline>
        </w:drawing>
      </w:r>
      <w:commentRangeEnd w:id="17"/>
      <w:r w:rsidR="00C01921">
        <w:rPr>
          <w:rStyle w:val="CommentReference"/>
        </w:rPr>
        <w:commentReference w:id="17"/>
      </w:r>
    </w:p>
    <w:p w14:paraId="60CD83E0" w14:textId="01AADDF0" w:rsidR="00F25EED" w:rsidRDefault="00F25EED" w:rsidP="00F25EED">
      <w:pPr>
        <w:pStyle w:val="Heading1"/>
      </w:pPr>
      <w:r>
        <w:lastRenderedPageBreak/>
        <w:t>Description</w:t>
      </w:r>
    </w:p>
    <w:p w14:paraId="2F0F6F07" w14:textId="7505A44C" w:rsidR="00C82EE0" w:rsidRDefault="00C82EE0" w:rsidP="00C82EE0">
      <w:pPr>
        <w:pStyle w:val="ListParagraph"/>
        <w:numPr>
          <w:ilvl w:val="0"/>
          <w:numId w:val="3"/>
        </w:numPr>
      </w:pPr>
      <w:r>
        <w:t>Cattle-slurry</w:t>
      </w:r>
      <w:r w:rsidR="0000664B">
        <w:t xml:space="preserve"> with packed soil and soil collected on the day of the field experiment</w:t>
      </w:r>
    </w:p>
    <w:p w14:paraId="69C29E00" w14:textId="0BF7DE2F" w:rsidR="0000664B" w:rsidRDefault="0000664B" w:rsidP="00C82EE0">
      <w:pPr>
        <w:pStyle w:val="ListParagraph"/>
        <w:numPr>
          <w:ilvl w:val="0"/>
          <w:numId w:val="3"/>
        </w:numPr>
      </w:pPr>
      <w:r>
        <w:t xml:space="preserve">3 treatments: no acid treatment, acetic acid treatment, and </w:t>
      </w:r>
      <w:proofErr w:type="spellStart"/>
      <w:r>
        <w:t>sulphuric</w:t>
      </w:r>
      <w:proofErr w:type="spellEnd"/>
      <w:r>
        <w:t xml:space="preserve"> acid treatment</w:t>
      </w:r>
    </w:p>
    <w:p w14:paraId="694F8100" w14:textId="45EFD9BD" w:rsidR="0000664B" w:rsidRDefault="0000664B" w:rsidP="00C82EE0">
      <w:pPr>
        <w:pStyle w:val="ListParagraph"/>
        <w:numPr>
          <w:ilvl w:val="0"/>
          <w:numId w:val="3"/>
        </w:numPr>
      </w:pPr>
      <w:r>
        <w:t>18 samples in total</w:t>
      </w:r>
    </w:p>
    <w:p w14:paraId="77828FEC" w14:textId="6C62409A" w:rsidR="0000664B" w:rsidRDefault="0000664B" w:rsidP="00C82EE0">
      <w:pPr>
        <w:pStyle w:val="ListParagraph"/>
        <w:numPr>
          <w:ilvl w:val="0"/>
          <w:numId w:val="3"/>
        </w:numPr>
      </w:pPr>
      <w:r>
        <w:t>Plus 2 standards using ammonium carbonate</w:t>
      </w:r>
    </w:p>
    <w:p w14:paraId="0749DB29" w14:textId="77777777" w:rsidR="003E1AFA" w:rsidRPr="00C82EE0" w:rsidRDefault="003E1AFA" w:rsidP="003E1AFA">
      <w:pPr>
        <w:pStyle w:val="ListParagraph"/>
      </w:pPr>
    </w:p>
    <w:p w14:paraId="722BBBD8" w14:textId="7E7EC4EE" w:rsidR="0000664B" w:rsidRPr="0000664B" w:rsidRDefault="00C82EE0" w:rsidP="0000664B">
      <w:pPr>
        <w:pStyle w:val="Heading2"/>
      </w:pPr>
      <w:r>
        <w:t>Sample Names</w:t>
      </w:r>
    </w:p>
    <w:p w14:paraId="12D2498E" w14:textId="77777777" w:rsidR="0000664B" w:rsidRDefault="0000664B" w:rsidP="0000664B">
      <w:r>
        <w:t>Samples collected on field experiment day = F</w:t>
      </w:r>
    </w:p>
    <w:p w14:paraId="3E44D853" w14:textId="2868CA15" w:rsidR="0000664B" w:rsidRDefault="0000664B" w:rsidP="00C82EE0">
      <w:r>
        <w:t>Samples with packed soil = P</w:t>
      </w:r>
    </w:p>
    <w:p w14:paraId="30AF576C" w14:textId="5ECA5E2C" w:rsidR="00C660AB" w:rsidRDefault="00C660AB" w:rsidP="00C82EE0">
      <w:r>
        <w:t>Standards = S (No treatment)</w:t>
      </w:r>
    </w:p>
    <w:p w14:paraId="1BBFAAE3" w14:textId="77777777" w:rsidR="007C2488" w:rsidRDefault="007C2488" w:rsidP="00C82EE0"/>
    <w:p w14:paraId="3F54F758" w14:textId="1FB001E1" w:rsidR="00C82EE0" w:rsidRDefault="00C82EE0" w:rsidP="00C82EE0">
      <w:r>
        <w:t>Untreated = U</w:t>
      </w:r>
    </w:p>
    <w:p w14:paraId="5BDA7D53" w14:textId="11085AD8" w:rsidR="00C82EE0" w:rsidRDefault="00C82EE0" w:rsidP="00C82EE0">
      <w:r>
        <w:t>Acetic acid = AA</w:t>
      </w:r>
    </w:p>
    <w:p w14:paraId="5E7B0587" w14:textId="51CAFD96" w:rsidR="00C82EE0" w:rsidRDefault="00C82EE0" w:rsidP="00C82EE0">
      <w:pPr>
        <w:rPr>
          <w:vertAlign w:val="subscript"/>
        </w:rPr>
      </w:pPr>
      <w:proofErr w:type="spellStart"/>
      <w:r>
        <w:t>Sulphuric</w:t>
      </w:r>
      <w:proofErr w:type="spellEnd"/>
      <w:r>
        <w:t xml:space="preserve"> acid = H</w:t>
      </w:r>
      <w:r>
        <w:rPr>
          <w:vertAlign w:val="subscript"/>
        </w:rPr>
        <w:t>2</w:t>
      </w:r>
      <w:r>
        <w:t>SO</w:t>
      </w:r>
      <w:r>
        <w:rPr>
          <w:vertAlign w:val="subscript"/>
        </w:rPr>
        <w:t>4</w:t>
      </w:r>
    </w:p>
    <w:p w14:paraId="3B2A2275" w14:textId="77777777" w:rsidR="0000664B" w:rsidRDefault="0000664B" w:rsidP="00C82EE0"/>
    <w:p w14:paraId="6DBA9EC7" w14:textId="230B851B" w:rsidR="00F8287B" w:rsidRDefault="00C82EE0" w:rsidP="00F8287B">
      <w:r>
        <w:t xml:space="preserve">Ie. For </w:t>
      </w:r>
      <w:r w:rsidR="0000664B">
        <w:t>example,</w:t>
      </w:r>
      <w:r>
        <w:t xml:space="preserve"> </w:t>
      </w:r>
      <w:r w:rsidR="0000664B">
        <w:t>soil sample connected to valve 18, which is untreated packed soil = 18.P.U</w:t>
      </w:r>
    </w:p>
    <w:p w14:paraId="52D623A2" w14:textId="288E2D0A" w:rsidR="00F25EED" w:rsidRDefault="00F25EED" w:rsidP="00F8287B">
      <w:pPr>
        <w:pStyle w:val="Heading1"/>
      </w:pPr>
      <w:r>
        <w:t>Day -2</w:t>
      </w:r>
      <w:r w:rsidR="00F8287B">
        <w:t>:</w:t>
      </w:r>
      <w:r>
        <w:t xml:space="preserve"> </w:t>
      </w:r>
      <w:r w:rsidR="00F8287B">
        <w:t>Get soil data</w:t>
      </w:r>
    </w:p>
    <w:p w14:paraId="79A4023F" w14:textId="77777777" w:rsidR="00F31D55" w:rsidRDefault="00F31D55" w:rsidP="00F31D55">
      <w:pPr>
        <w:pStyle w:val="Heading2"/>
      </w:pPr>
      <w:r w:rsidRPr="007A7E13">
        <w:rPr>
          <w:highlight w:val="yellow"/>
        </w:rPr>
        <w:t>?</w:t>
      </w:r>
      <w:r>
        <w:t xml:space="preserve"> Same </w:t>
      </w:r>
      <w:commentRangeStart w:id="18"/>
      <w:commentRangeStart w:id="19"/>
      <w:r>
        <w:t xml:space="preserve">for </w:t>
      </w:r>
      <w:proofErr w:type="spellStart"/>
      <w:r>
        <w:t>agro</w:t>
      </w:r>
      <w:proofErr w:type="spellEnd"/>
      <w:r>
        <w:t xml:space="preserve"> soil</w:t>
      </w:r>
      <w:commentRangeEnd w:id="18"/>
      <w:r>
        <w:rPr>
          <w:rStyle w:val="CommentReference"/>
          <w:rFonts w:eastAsiaTheme="minorHAnsi" w:cstheme="minorBidi"/>
          <w:color w:val="auto"/>
        </w:rPr>
        <w:commentReference w:id="18"/>
      </w:r>
      <w:commentRangeEnd w:id="19"/>
      <w:r w:rsidR="00F44E07">
        <w:rPr>
          <w:rStyle w:val="CommentReference"/>
          <w:rFonts w:eastAsiaTheme="minorHAnsi" w:cstheme="minorBidi"/>
          <w:i w:val="0"/>
          <w:color w:val="auto"/>
        </w:rPr>
        <w:commentReference w:id="19"/>
      </w:r>
    </w:p>
    <w:p w14:paraId="5E804355" w14:textId="3735D2BA" w:rsidR="00F31D55" w:rsidRDefault="00F31D55" w:rsidP="00F31D55">
      <w:r>
        <w:t>…</w:t>
      </w:r>
    </w:p>
    <w:p w14:paraId="2FC1E13E" w14:textId="5B1A3D89" w:rsidR="00A86B1F" w:rsidRDefault="00F25EED" w:rsidP="00F25EED">
      <w:pPr>
        <w:pStyle w:val="Heading2"/>
      </w:pPr>
      <w:r>
        <w:t xml:space="preserve">Measure Dry-mass content in </w:t>
      </w:r>
      <w:r w:rsidR="001620C5">
        <w:t>field</w:t>
      </w:r>
      <w:r>
        <w:t xml:space="preserve"> soil-samples</w:t>
      </w:r>
    </w:p>
    <w:p w14:paraId="7EE9DC0E" w14:textId="0056F95B" w:rsidR="00F8287B" w:rsidRDefault="00F8287B" w:rsidP="00F8287B">
      <w:r>
        <w:t>Attain 3 of own soil samples from storage</w:t>
      </w:r>
    </w:p>
    <w:p w14:paraId="07FB88A4" w14:textId="4490E11E" w:rsidR="00F8287B" w:rsidRDefault="00F8287B" w:rsidP="00F8287B">
      <w:r>
        <w:t>Same procedure for measuring DM as with fields in L32:</w:t>
      </w:r>
    </w:p>
    <w:p w14:paraId="1B0CACB9" w14:textId="46BDE1F8" w:rsidR="00F8287B" w:rsidRDefault="00F8287B" w:rsidP="00F8287B">
      <w:pPr>
        <w:pStyle w:val="ListParagraph"/>
        <w:numPr>
          <w:ilvl w:val="0"/>
          <w:numId w:val="2"/>
        </w:numPr>
      </w:pPr>
      <w:r>
        <w:t>Measure mass of aluminum-container</w:t>
      </w:r>
    </w:p>
    <w:p w14:paraId="025C5E5D" w14:textId="1A4485DC" w:rsidR="00F8287B" w:rsidRDefault="00F8287B" w:rsidP="00F8287B">
      <w:pPr>
        <w:pStyle w:val="ListParagraph"/>
        <w:numPr>
          <w:ilvl w:val="0"/>
          <w:numId w:val="2"/>
        </w:numPr>
      </w:pPr>
      <w:r>
        <w:t>Dump soil into container, measure container + soil</w:t>
      </w:r>
    </w:p>
    <w:p w14:paraId="56684FAD" w14:textId="5D8EC84B" w:rsidR="00F8287B" w:rsidRDefault="00F8287B" w:rsidP="00F8287B">
      <w:pPr>
        <w:pStyle w:val="ListParagraph"/>
        <w:numPr>
          <w:ilvl w:val="0"/>
          <w:numId w:val="2"/>
        </w:numPr>
      </w:pPr>
      <w:r>
        <w:t>Dry in oven for 24 hours, measure mass afterwards</w:t>
      </w:r>
    </w:p>
    <w:p w14:paraId="1F8CE32E" w14:textId="77777777" w:rsidR="0000664B" w:rsidRDefault="0000664B" w:rsidP="0000664B">
      <w:pPr>
        <w:pStyle w:val="ListParagraph"/>
      </w:pPr>
    </w:p>
    <w:p w14:paraId="3B972258" w14:textId="7C9CB443" w:rsidR="00E34639" w:rsidRDefault="00DD68D2" w:rsidP="00E34639">
      <w:pPr>
        <w:pStyle w:val="ListParagraph"/>
        <w:numPr>
          <w:ilvl w:val="0"/>
          <w:numId w:val="2"/>
        </w:numPr>
      </w:pPr>
      <w:r>
        <w:t>Check here whether red plastic lids can be removed easily</w:t>
      </w:r>
      <w:r w:rsidR="00F31D55">
        <w:t xml:space="preserve">. </w:t>
      </w:r>
    </w:p>
    <w:p w14:paraId="70FE4DCB" w14:textId="45CD012B" w:rsidR="00F8287B" w:rsidRDefault="00DD68D2" w:rsidP="00F31D55">
      <w:pPr>
        <w:pStyle w:val="Heading2"/>
      </w:pPr>
      <w:commentRangeStart w:id="20"/>
      <w:commentRangeStart w:id="21"/>
      <w:r w:rsidRPr="00F31D55">
        <w:rPr>
          <w:highlight w:val="yellow"/>
        </w:rPr>
        <w:lastRenderedPageBreak/>
        <w:t>?</w:t>
      </w:r>
      <w:r>
        <w:t xml:space="preserve"> Also take out samples for soil pH?</w:t>
      </w:r>
      <w:commentRangeEnd w:id="20"/>
      <w:r>
        <w:rPr>
          <w:rStyle w:val="CommentReference"/>
        </w:rPr>
        <w:commentReference w:id="20"/>
      </w:r>
      <w:commentRangeEnd w:id="21"/>
      <w:r w:rsidR="00F44E07">
        <w:rPr>
          <w:rStyle w:val="CommentReference"/>
          <w:rFonts w:eastAsiaTheme="minorHAnsi" w:cstheme="minorBidi"/>
          <w:i w:val="0"/>
          <w:color w:val="auto"/>
        </w:rPr>
        <w:commentReference w:id="21"/>
      </w:r>
    </w:p>
    <w:p w14:paraId="425125EF" w14:textId="71063E8B" w:rsidR="00F25EED" w:rsidRDefault="00F25EED" w:rsidP="00F25EED">
      <w:pPr>
        <w:pStyle w:val="Heading1"/>
      </w:pPr>
      <w:r>
        <w:t>Day -</w:t>
      </w:r>
      <w:r w:rsidR="00DD68D2">
        <w:t xml:space="preserve">1 </w:t>
      </w:r>
      <w:r w:rsidR="00E0767D">
        <w:t>Prepare soils, setup, and acidify slurry</w:t>
      </w:r>
    </w:p>
    <w:p w14:paraId="0453A46B" w14:textId="77777777" w:rsidR="007E46E5" w:rsidRDefault="00DD68D2" w:rsidP="00DD68D2">
      <w:r w:rsidRPr="007E46E5">
        <w:rPr>
          <w:b/>
          <w:bCs/>
        </w:rPr>
        <w:t>Acid-trap</w:t>
      </w:r>
      <w:r>
        <w:t xml:space="preserve"> </w:t>
      </w:r>
    </w:p>
    <w:p w14:paraId="4CE0F067" w14:textId="03E85D65" w:rsidR="00DD68D2" w:rsidRDefault="007C2488" w:rsidP="00DD68D2">
      <w:r>
        <w:t>needs</w:t>
      </w:r>
      <w:r w:rsidR="00DD68D2">
        <w:t xml:space="preserve"> to be refilled 0.05 M H</w:t>
      </w:r>
      <w:r w:rsidR="00DD68D2">
        <w:rPr>
          <w:vertAlign w:val="subscript"/>
        </w:rPr>
        <w:t>2</w:t>
      </w:r>
      <w:r w:rsidR="00DD68D2">
        <w:t>SO</w:t>
      </w:r>
      <w:r w:rsidR="00DD68D2">
        <w:rPr>
          <w:vertAlign w:val="subscript"/>
        </w:rPr>
        <w:t>4</w:t>
      </w:r>
    </w:p>
    <w:p w14:paraId="24F9ECA2" w14:textId="41BA26D8" w:rsidR="00DD68D2" w:rsidRPr="007473B7" w:rsidRDefault="00DD68D2" w:rsidP="007473B7">
      <w:pPr>
        <w:rPr>
          <w:iCs/>
          <w:highlight w:val="yellow"/>
        </w:rPr>
      </w:pPr>
      <w:r w:rsidRPr="007473B7">
        <w:rPr>
          <w:highlight w:val="yellow"/>
        </w:rPr>
        <w:t xml:space="preserve">? </w:t>
      </w:r>
      <w:r w:rsidRPr="007473B7">
        <w:t>I think 1 L</w:t>
      </w:r>
      <w:r w:rsidR="007A10DF">
        <w:t xml:space="preserve"> is needed</w:t>
      </w:r>
    </w:p>
    <w:p w14:paraId="0FBA6098" w14:textId="08D75402" w:rsidR="00DD68D2" w:rsidRPr="003E4B7D" w:rsidRDefault="00000000" w:rsidP="00DD68D2">
      <w:pPr>
        <w:rPr>
          <w:rFonts w:eastAsiaTheme="minorEastAsia"/>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11D5418D" w14:textId="48FB08CA" w:rsidR="003E4B7D" w:rsidRPr="003E4B7D" w:rsidRDefault="003E4B7D" w:rsidP="00DD68D2">
      <w:pPr>
        <w:rPr>
          <w:rFonts w:eastAsiaTheme="minorEastAsia"/>
        </w:rPr>
      </w:pPr>
      <w:r w:rsidRPr="003E4B7D">
        <w:rPr>
          <w:rFonts w:eastAsiaTheme="minorEastAsia"/>
        </w:rPr>
        <w:t>V</w:t>
      </w:r>
      <w:r w:rsidRPr="003E4B7D">
        <w:rPr>
          <w:rFonts w:eastAsiaTheme="minorEastAsia"/>
          <w:vertAlign w:val="subscript"/>
        </w:rPr>
        <w:t xml:space="preserve">2 </w:t>
      </w:r>
      <w:r w:rsidRPr="003E4B7D">
        <w:rPr>
          <w:rFonts w:eastAsiaTheme="minorEastAsia"/>
        </w:rPr>
        <w:t>is only unknown</w:t>
      </w:r>
    </w:p>
    <w:p w14:paraId="387C70FF" w14:textId="03CCB0E7" w:rsidR="00DD68D2" w:rsidRPr="003E4B7D" w:rsidRDefault="00000000" w:rsidP="00DD68D2">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water</m:t>
              </m:r>
            </m:sub>
          </m:sSub>
        </m:oMath>
      </m:oMathPara>
    </w:p>
    <w:p w14:paraId="55FCC7C0" w14:textId="4C807B39" w:rsidR="001708A6" w:rsidRPr="003E4B7D" w:rsidRDefault="00000000" w:rsidP="00DD68D2">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2</m:t>
              </m:r>
            </m:sub>
          </m:sSub>
          <m:r>
            <m:rPr>
              <m:sty m:val="p"/>
            </m:rPr>
            <w:rPr>
              <w:rFonts w:ascii="Cambria Math" w:eastAsiaTheme="minorEastAsia" w:hAnsi="Cambria Math"/>
            </w:rPr>
            <m:t>=0.05 M</m:t>
          </m:r>
        </m:oMath>
      </m:oMathPara>
    </w:p>
    <w:p w14:paraId="3116F3FB" w14:textId="77777777" w:rsidR="001708A6" w:rsidRPr="003E4B7D" w:rsidRDefault="001708A6" w:rsidP="00DD68D2">
      <w:pPr>
        <w:rPr>
          <w:rFonts w:eastAsiaTheme="minorEastAsia"/>
        </w:rPr>
      </w:pPr>
    </w:p>
    <w:p w14:paraId="4CCB34A4" w14:textId="5817683C" w:rsidR="00DD68D2" w:rsidRPr="003E4B7D" w:rsidRDefault="003E4B7D" w:rsidP="00DD68D2">
      <w:r>
        <w:rPr>
          <w:rFonts w:eastAsiaTheme="minorEastAsia"/>
        </w:rPr>
        <w:t xml:space="preserve">If using </w:t>
      </w:r>
      <w:r w:rsidR="00DD68D2" w:rsidRPr="003E4B7D">
        <w:t>is 95 %Wt. H</w:t>
      </w:r>
      <w:r w:rsidR="00DD68D2" w:rsidRPr="003E4B7D">
        <w:rPr>
          <w:vertAlign w:val="subscript"/>
        </w:rPr>
        <w:t>2</w:t>
      </w:r>
      <w:r w:rsidR="00DD68D2" w:rsidRPr="003E4B7D">
        <w:t>SO</w:t>
      </w:r>
      <w:r w:rsidR="00DD68D2" w:rsidRPr="003E4B7D">
        <w:rPr>
          <w:vertAlign w:val="subscript"/>
        </w:rPr>
        <w:t>4</w:t>
      </w:r>
      <w:r>
        <w:t>:</w:t>
      </w:r>
    </w:p>
    <w:p w14:paraId="0B9981A6" w14:textId="5B33C7AB" w:rsidR="001708A6" w:rsidRPr="00532A61" w:rsidRDefault="00000000" w:rsidP="00DD68D2">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ρ</m:t>
              </m:r>
            </m:e>
            <m:sub>
              <m:r>
                <m:rPr>
                  <m:sty m:val="p"/>
                </m:rPr>
                <w:rPr>
                  <w:rFonts w:ascii="Cambria Math" w:hAnsi="Cambria Math"/>
                  <w:sz w:val="20"/>
                  <w:szCs w:val="20"/>
                </w:rPr>
                <m:t>solution</m:t>
              </m:r>
            </m:sub>
          </m:sSub>
          <m:r>
            <m:rPr>
              <m:sty m:val="p"/>
            </m:rPr>
            <w:rPr>
              <w:rFonts w:ascii="Cambria Math" w:hAnsi="Cambria Math"/>
              <w:sz w:val="20"/>
              <w:szCs w:val="20"/>
            </w:rPr>
            <m:t>=1.88337 g m</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oMath>
      </m:oMathPara>
    </w:p>
    <w:p w14:paraId="5EEF9254" w14:textId="6D71275F" w:rsidR="001708A6" w:rsidRPr="00532A61" w:rsidRDefault="001708A6" w:rsidP="00DD68D2">
      <w:pPr>
        <w:rPr>
          <w:rFonts w:eastAsiaTheme="minorEastAsia"/>
          <w:sz w:val="20"/>
          <w:szCs w:val="20"/>
        </w:rPr>
      </w:pPr>
      <w:r w:rsidRPr="00532A61">
        <w:rPr>
          <w:rFonts w:eastAsiaTheme="minorEastAsia"/>
          <w:sz w:val="20"/>
          <w:szCs w:val="20"/>
        </w:rPr>
        <w:t>For 1000 mL</w:t>
      </w:r>
    </w:p>
    <w:p w14:paraId="0E41988C" w14:textId="09B276C9" w:rsidR="001708A6" w:rsidRPr="00532A61" w:rsidRDefault="00000000" w:rsidP="00DD68D2">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solution</m:t>
              </m:r>
            </m:sub>
          </m:sSub>
          <m:r>
            <m:rPr>
              <m:sty m:val="p"/>
            </m:rPr>
            <w:rPr>
              <w:rFonts w:ascii="Cambria Math" w:hAnsi="Cambria Math"/>
              <w:sz w:val="20"/>
              <w:szCs w:val="20"/>
            </w:rPr>
            <m:t>=1883.37 g</m:t>
          </m:r>
        </m:oMath>
      </m:oMathPara>
    </w:p>
    <w:p w14:paraId="335A8B72" w14:textId="38FF8C22" w:rsidR="003E4B7D" w:rsidRPr="00532A61" w:rsidRDefault="00000000" w:rsidP="00DD68D2">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H2SO4</m:t>
              </m:r>
            </m:sub>
          </m:sSub>
          <m:r>
            <m:rPr>
              <m:sty m:val="p"/>
            </m:rPr>
            <w:rPr>
              <w:rFonts w:ascii="Cambria Math" w:hAnsi="Cambria Math"/>
              <w:sz w:val="20"/>
              <w:szCs w:val="20"/>
            </w:rPr>
            <m:t>=1883 g·0.95=1789.20 g</m:t>
          </m:r>
        </m:oMath>
      </m:oMathPara>
    </w:p>
    <w:p w14:paraId="3D161182" w14:textId="57BA2E2F" w:rsidR="00DD68D2" w:rsidRPr="00532A61" w:rsidRDefault="00000000" w:rsidP="00DD68D2">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n</m:t>
              </m:r>
            </m:e>
            <m:sub>
              <m:r>
                <m:rPr>
                  <m:sty m:val="p"/>
                </m:rPr>
                <w:rPr>
                  <w:rFonts w:ascii="Cambria Math" w:hAnsi="Cambria Math"/>
                  <w:sz w:val="20"/>
                  <w:szCs w:val="20"/>
                </w:rPr>
                <m:t xml:space="preserve">H2SO4 </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1789.20 g</m:t>
              </m:r>
            </m:num>
            <m:den>
              <m:r>
                <m:rPr>
                  <m:sty m:val="p"/>
                </m:rPr>
                <w:rPr>
                  <w:rFonts w:ascii="Cambria Math" w:hAnsi="Cambria Math"/>
                  <w:sz w:val="20"/>
                  <w:szCs w:val="20"/>
                </w:rPr>
                <m:t>98.079 g mo</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den>
          </m:f>
          <m:r>
            <m:rPr>
              <m:sty m:val="p"/>
            </m:rPr>
            <w:rPr>
              <w:rFonts w:ascii="Cambria Math" w:hAnsi="Cambria Math"/>
              <w:sz w:val="20"/>
              <w:szCs w:val="20"/>
            </w:rPr>
            <m:t>=18.24</m:t>
          </m:r>
          <m:f>
            <m:fPr>
              <m:ctrlPr>
                <w:rPr>
                  <w:rFonts w:ascii="Cambria Math" w:hAnsi="Cambria Math"/>
                  <w:sz w:val="20"/>
                  <w:szCs w:val="20"/>
                </w:rPr>
              </m:ctrlPr>
            </m:fPr>
            <m:num>
              <m:r>
                <m:rPr>
                  <m:sty m:val="p"/>
                </m:rPr>
                <w:rPr>
                  <w:rFonts w:ascii="Cambria Math" w:hAnsi="Cambria Math"/>
                  <w:sz w:val="20"/>
                  <w:szCs w:val="20"/>
                </w:rPr>
                <m:t>mol</m:t>
              </m:r>
            </m:num>
            <m:den>
              <m:r>
                <m:rPr>
                  <m:sty m:val="p"/>
                </m:rPr>
                <w:rPr>
                  <w:rFonts w:ascii="Cambria Math" w:hAnsi="Cambria Math"/>
                  <w:sz w:val="20"/>
                  <w:szCs w:val="20"/>
                </w:rPr>
                <m:t>L</m:t>
              </m:r>
            </m:den>
          </m:f>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1</m:t>
              </m:r>
            </m:sub>
          </m:sSub>
        </m:oMath>
      </m:oMathPara>
    </w:p>
    <w:p w14:paraId="619B568A" w14:textId="77777777" w:rsidR="00532A61" w:rsidRPr="00532A61" w:rsidRDefault="00532A61" w:rsidP="00DD68D2">
      <w:pPr>
        <w:rPr>
          <w:sz w:val="20"/>
          <w:szCs w:val="20"/>
        </w:rPr>
      </w:pPr>
    </w:p>
    <w:p w14:paraId="23B7F965" w14:textId="47E44D86" w:rsidR="00DD68D2" w:rsidRDefault="00CF1742" w:rsidP="00DD68D2">
      <w:pPr>
        <w:pStyle w:val="Heading2"/>
      </w:pPr>
      <w:r>
        <w:t>Packed soils</w:t>
      </w:r>
    </w:p>
    <w:p w14:paraId="633E9BB4" w14:textId="724925E0" w:rsidR="007473B7" w:rsidRDefault="007473B7" w:rsidP="004A33BC">
      <w:r w:rsidRPr="007473B7">
        <w:rPr>
          <w:highlight w:val="yellow"/>
        </w:rPr>
        <w:t>?</w:t>
      </w:r>
      <w:r>
        <w:t xml:space="preserve"> Where is the soil stored</w:t>
      </w:r>
    </w:p>
    <w:p w14:paraId="12CFF6FA" w14:textId="375538FC" w:rsidR="004A33BC" w:rsidRDefault="004A33BC" w:rsidP="004A33BC">
      <w:pPr>
        <w:rPr>
          <w:b/>
          <w:bCs/>
        </w:rPr>
      </w:pPr>
      <w:r w:rsidRPr="007E46E5">
        <w:rPr>
          <w:b/>
          <w:bCs/>
        </w:rPr>
        <w:t>Sieve the soil</w:t>
      </w:r>
      <w:r w:rsidR="00224F86" w:rsidRPr="007E46E5">
        <w:rPr>
          <w:b/>
          <w:bCs/>
        </w:rPr>
        <w:t xml:space="preserve"> at the biogas plant</w:t>
      </w:r>
    </w:p>
    <w:p w14:paraId="207E71A3" w14:textId="325F04E1" w:rsidR="007E46E5" w:rsidRPr="000F5BBE" w:rsidRDefault="000F5BBE" w:rsidP="007E46E5">
      <w:pPr>
        <w:pStyle w:val="ListParagraph"/>
        <w:numPr>
          <w:ilvl w:val="0"/>
          <w:numId w:val="2"/>
        </w:numPr>
        <w:rPr>
          <w:b/>
          <w:bCs/>
        </w:rPr>
      </w:pPr>
      <w:r>
        <w:t>Break clumps of dirt left behind</w:t>
      </w:r>
    </w:p>
    <w:p w14:paraId="45EC4B9E" w14:textId="6F5BDB94" w:rsidR="000F5BBE" w:rsidRPr="007E46E5" w:rsidRDefault="000F5BBE" w:rsidP="007E46E5">
      <w:pPr>
        <w:pStyle w:val="ListParagraph"/>
        <w:numPr>
          <w:ilvl w:val="0"/>
          <w:numId w:val="2"/>
        </w:numPr>
        <w:rPr>
          <w:b/>
          <w:bCs/>
        </w:rPr>
      </w:pPr>
      <w:r>
        <w:t>Mix with (gloved) hand afterwards</w:t>
      </w:r>
    </w:p>
    <w:p w14:paraId="0DAAA612" w14:textId="7D06FCA9" w:rsidR="003E4B7D" w:rsidRPr="000F5BBE" w:rsidRDefault="003E4B7D" w:rsidP="004A33BC">
      <w:pPr>
        <w:rPr>
          <w:b/>
          <w:bCs/>
        </w:rPr>
      </w:pPr>
      <w:commentRangeStart w:id="22"/>
      <w:commentRangeStart w:id="23"/>
      <w:r w:rsidRPr="000F5BBE">
        <w:rPr>
          <w:b/>
          <w:bCs/>
        </w:rPr>
        <w:t>Get special stamp</w:t>
      </w:r>
      <w:r w:rsidR="008348C9" w:rsidRPr="000F5BBE">
        <w:rPr>
          <w:b/>
          <w:bCs/>
        </w:rPr>
        <w:t>s</w:t>
      </w:r>
      <w:r w:rsidRPr="000F5BBE">
        <w:rPr>
          <w:b/>
          <w:bCs/>
        </w:rPr>
        <w:t xml:space="preserve"> from </w:t>
      </w:r>
      <w:r w:rsidR="007C2488" w:rsidRPr="000F5BBE">
        <w:rPr>
          <w:b/>
          <w:bCs/>
        </w:rPr>
        <w:t>Agr</w:t>
      </w:r>
      <w:r w:rsidRPr="000F5BBE">
        <w:rPr>
          <w:b/>
          <w:bCs/>
        </w:rPr>
        <w:t>o</w:t>
      </w:r>
      <w:commentRangeEnd w:id="22"/>
      <w:r w:rsidRPr="000F5BBE">
        <w:rPr>
          <w:rStyle w:val="CommentReference"/>
          <w:b/>
          <w:bCs/>
        </w:rPr>
        <w:commentReference w:id="22"/>
      </w:r>
      <w:commentRangeEnd w:id="23"/>
      <w:r w:rsidR="002607CE">
        <w:rPr>
          <w:rStyle w:val="CommentReference"/>
        </w:rPr>
        <w:commentReference w:id="23"/>
      </w:r>
    </w:p>
    <w:p w14:paraId="1F5B18CE" w14:textId="77777777" w:rsidR="000F5BBE" w:rsidRDefault="003E4B7D" w:rsidP="00DD68D2">
      <w:r w:rsidRPr="000F5BBE">
        <w:rPr>
          <w:b/>
          <w:bCs/>
        </w:rPr>
        <w:t>Determine how much water to add</w:t>
      </w:r>
      <w:r>
        <w:t xml:space="preserve"> </w:t>
      </w:r>
    </w:p>
    <w:p w14:paraId="355E2E36" w14:textId="6BF133BF" w:rsidR="00074B24" w:rsidRPr="000F5BBE" w:rsidRDefault="003E4B7D" w:rsidP="00DD68D2">
      <w:r>
        <w:t>- average</w:t>
      </w:r>
      <w:r w:rsidR="00677EBD">
        <w:t xml:space="preserve"> gravimetric water content for</w:t>
      </w:r>
      <w:r>
        <w:t xml:space="preserve"> cattle</w:t>
      </w:r>
      <w:r w:rsidR="00677EBD">
        <w:t>-soil</w:t>
      </w:r>
      <w:r>
        <w:t xml:space="preserve"> were</w:t>
      </w:r>
      <w:r w:rsidR="00074B24">
        <w:t>:</w:t>
      </w:r>
      <w:r>
        <w:t xml:space="preserve"> </w:t>
      </w:r>
    </w:p>
    <w:p w14:paraId="552B562D" w14:textId="36A6162A" w:rsidR="008348C9" w:rsidRPr="00C82EE0" w:rsidRDefault="00000000" w:rsidP="00DD68D2">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cattle</m:t>
              </m:r>
            </m:sub>
          </m:sSub>
          <m:r>
            <m:rPr>
              <m:sty m:val="p"/>
            </m:rPr>
            <w:rPr>
              <w:rFonts w:ascii="Cambria Math" w:hAnsi="Cambria Math"/>
            </w:rPr>
            <m:t>=0.17</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water</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soil</m:t>
                  </m:r>
                </m:sub>
              </m:sSub>
            </m:den>
          </m:f>
        </m:oMath>
      </m:oMathPara>
    </w:p>
    <w:p w14:paraId="0942E035" w14:textId="0EFE1398" w:rsidR="003E4B7D" w:rsidRPr="006A2825" w:rsidRDefault="00000000" w:rsidP="00DD68D2">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add</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cattle</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current</m:t>
              </m:r>
            </m:sub>
          </m:sSub>
        </m:oMath>
      </m:oMathPara>
    </w:p>
    <w:p w14:paraId="44EF35B4" w14:textId="47BF9F93" w:rsidR="006A2825" w:rsidRDefault="006A2825" w:rsidP="00DD68D2">
      <w:pPr>
        <w:rPr>
          <w:rFonts w:eastAsiaTheme="minorEastAsia"/>
        </w:rPr>
      </w:pPr>
      <w:r w:rsidRPr="00C82EE0">
        <w:rPr>
          <w:rFonts w:eastAsiaTheme="minorEastAsia"/>
          <w:highlight w:val="yellow"/>
        </w:rPr>
        <w:lastRenderedPageBreak/>
        <w:t>?</w:t>
      </w:r>
      <w:r>
        <w:rPr>
          <w:rFonts w:eastAsiaTheme="minorEastAsia"/>
        </w:rPr>
        <w:t xml:space="preserve"> How much is </w:t>
      </w:r>
      <w:proofErr w:type="spellStart"/>
      <w:r>
        <w:rPr>
          <w:rFonts w:eastAsiaTheme="minorEastAsia"/>
        </w:rPr>
        <w:t>g</w:t>
      </w:r>
      <w:r>
        <w:rPr>
          <w:rFonts w:eastAsiaTheme="minorEastAsia"/>
          <w:vertAlign w:val="subscript"/>
        </w:rPr>
        <w:t>soil</w:t>
      </w:r>
      <w:proofErr w:type="spellEnd"/>
      <w:r>
        <w:rPr>
          <w:rFonts w:eastAsiaTheme="minorEastAsia"/>
        </w:rPr>
        <w:t>, the samples are packed to uniform density, but I can’t remember how much</w:t>
      </w:r>
    </w:p>
    <w:p w14:paraId="348C467D" w14:textId="561923A1" w:rsidR="0000664B" w:rsidRPr="0000664B" w:rsidRDefault="00000000" w:rsidP="00DD68D2">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 add</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add</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soil</m:t>
              </m:r>
            </m:sub>
          </m:sSub>
        </m:oMath>
      </m:oMathPara>
    </w:p>
    <w:p w14:paraId="1E9C23F3" w14:textId="65AA66B1" w:rsidR="0000664B" w:rsidRDefault="0000664B" w:rsidP="00DD68D2">
      <w:pPr>
        <w:rPr>
          <w:rFonts w:eastAsiaTheme="minorEastAsia"/>
        </w:rPr>
      </w:pPr>
      <w:r>
        <w:rPr>
          <w:rFonts w:eastAsiaTheme="minorEastAsia"/>
        </w:rPr>
        <w:t xml:space="preserve">As the soils are packed 4 times: </w:t>
      </w:r>
    </w:p>
    <w:p w14:paraId="3E4B263E" w14:textId="64EC0869" w:rsidR="0000664B" w:rsidRPr="00D57E42" w:rsidRDefault="00000000" w:rsidP="00DD68D2">
      <w:pPr>
        <w:rPr>
          <w:rFonts w:eastAsiaTheme="minorEastAsia"/>
          <w:iCs/>
        </w:rPr>
      </w:pPr>
      <m:oMathPara>
        <m:oMath>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 xml:space="preserve">water, add </m:t>
                  </m:r>
                </m:sub>
              </m:sSub>
            </m:num>
            <m:den>
              <m:r>
                <m:rPr>
                  <m:sty m:val="p"/>
                </m:rPr>
                <w:rPr>
                  <w:rFonts w:ascii="Cambria Math" w:eastAsiaTheme="minorEastAsia" w:hAnsi="Cambria Math"/>
                </w:rPr>
                <m:t>4</m:t>
              </m:r>
            </m:den>
          </m:f>
          <m:r>
            <m:rPr>
              <m:sty m:val="p"/>
            </m:rPr>
            <w:rPr>
              <w:rFonts w:ascii="Cambria Math" w:eastAsiaTheme="minorEastAsia" w:hAnsi="Cambria Math"/>
            </w:rPr>
            <m:t>=…</m:t>
          </m:r>
        </m:oMath>
      </m:oMathPara>
    </w:p>
    <w:p w14:paraId="4950731A" w14:textId="223068BA" w:rsidR="00677EBD" w:rsidRDefault="0000664B" w:rsidP="00360535">
      <w:r>
        <w:t>Use milli-Q water!</w:t>
      </w:r>
    </w:p>
    <w:p w14:paraId="655E1B04" w14:textId="7A2C6591" w:rsidR="0083194C" w:rsidRDefault="0083194C" w:rsidP="00360535">
      <w:r>
        <w:t>Add the water as droplets using a pipette</w:t>
      </w:r>
    </w:p>
    <w:p w14:paraId="0B5F19C6" w14:textId="3841994D" w:rsidR="00123212" w:rsidRPr="00123212" w:rsidRDefault="00123212" w:rsidP="00360535">
      <w:pPr>
        <w:rPr>
          <w:b/>
          <w:bCs/>
        </w:rPr>
      </w:pPr>
      <w:r>
        <w:rPr>
          <w:b/>
          <w:bCs/>
        </w:rPr>
        <w:t>How much soil to add each time</w:t>
      </w:r>
    </w:p>
    <w:p w14:paraId="644EA49E" w14:textId="6EA5ED0F" w:rsidR="0000664B" w:rsidRDefault="007C2488" w:rsidP="00DD68D2">
      <w:r>
        <w:t>Pack the soil 4 times</w:t>
      </w:r>
      <w:r w:rsidR="0083194C">
        <w:t xml:space="preserve"> (largest to smallest piston!)</w:t>
      </w:r>
      <w:r>
        <w:t>:</w:t>
      </w:r>
    </w:p>
    <w:p w14:paraId="122C8E66" w14:textId="5BAB59D2" w:rsidR="007C2488" w:rsidRPr="00D57E42" w:rsidRDefault="00000000" w:rsidP="00DD68D2">
      <w:pPr>
        <w:rPr>
          <w:iCs/>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soil</m:t>
                  </m:r>
                </m:sub>
              </m:sSub>
            </m:num>
            <m:den>
              <m:r>
                <m:rPr>
                  <m:sty m:val="p"/>
                </m:rPr>
                <w:rPr>
                  <w:rFonts w:ascii="Cambria Math" w:hAnsi="Cambria Math"/>
                </w:rPr>
                <m:t>4</m:t>
              </m:r>
            </m:den>
          </m:f>
          <m:r>
            <m:rPr>
              <m:sty m:val="p"/>
            </m:rPr>
            <w:rPr>
              <w:rFonts w:ascii="Cambria Math" w:hAnsi="Cambria Math"/>
            </w:rPr>
            <m:t>=…</m:t>
          </m:r>
        </m:oMath>
      </m:oMathPara>
    </w:p>
    <w:p w14:paraId="064C97EB" w14:textId="362A5838" w:rsidR="00123212" w:rsidRPr="00123212" w:rsidRDefault="00123212" w:rsidP="00360535">
      <w:pPr>
        <w:rPr>
          <w:b/>
          <w:bCs/>
        </w:rPr>
      </w:pPr>
      <w:proofErr w:type="spellStart"/>
      <w:r w:rsidRPr="00123212">
        <w:rPr>
          <w:b/>
          <w:bCs/>
        </w:rPr>
        <w:t>Scrath</w:t>
      </w:r>
      <w:proofErr w:type="spellEnd"/>
      <w:r w:rsidRPr="00123212">
        <w:rPr>
          <w:b/>
          <w:bCs/>
        </w:rPr>
        <w:t xml:space="preserve"> the surface</w:t>
      </w:r>
    </w:p>
    <w:p w14:paraId="2DE5D053" w14:textId="0CD29937" w:rsidR="007C2488" w:rsidRDefault="007C2488" w:rsidP="00360535">
      <w:pPr>
        <w:rPr>
          <w:rFonts w:eastAsiaTheme="minorEastAsia"/>
        </w:rPr>
      </w:pPr>
      <w:r w:rsidRPr="00360535">
        <w:rPr>
          <w:highlight w:val="yellow"/>
        </w:rPr>
        <w:t>?</w:t>
      </w:r>
      <w:r>
        <w:t xml:space="preserve"> Between each packing, add water and disturb the surface with a fork </w:t>
      </w:r>
      <w:commentRangeStart w:id="24"/>
      <w:commentRangeStart w:id="25"/>
      <m:oMath>
        <m:r>
          <w:rPr>
            <w:rFonts w:ascii="Cambria Math" w:hAnsi="Cambria Math"/>
          </w:rPr>
          <m:t>≈2 mm</m:t>
        </m:r>
        <w:commentRangeEnd w:id="24"/>
        <m:r>
          <m:rPr>
            <m:sty m:val="p"/>
          </m:rPr>
          <w:rPr>
            <w:rStyle w:val="CommentReference"/>
            <w:rFonts w:ascii="Cambria Math" w:hAnsi="Cambria Math"/>
          </w:rPr>
          <w:commentReference w:id="24"/>
        </m:r>
        <w:commentRangeEnd w:id="25"/>
        <m:r>
          <m:rPr>
            <m:sty m:val="p"/>
          </m:rPr>
          <w:rPr>
            <w:rStyle w:val="CommentReference"/>
          </w:rPr>
          <w:commentReference w:id="25"/>
        </m:r>
        <m:r>
          <w:rPr>
            <w:rFonts w:ascii="Cambria Math" w:hAnsi="Cambria Math"/>
          </w:rPr>
          <m:t xml:space="preserve"> depth</m:t>
        </m:r>
      </m:oMath>
    </w:p>
    <w:p w14:paraId="597F1EFD" w14:textId="41217854" w:rsidR="0082018B" w:rsidRPr="00360535" w:rsidRDefault="0082018B" w:rsidP="00360535">
      <w:r>
        <w:rPr>
          <w:rFonts w:eastAsiaTheme="minorEastAsia"/>
        </w:rPr>
        <w:t xml:space="preserve">Create a line in the center, then turn </w:t>
      </w:r>
      <w:r w:rsidR="000F5AFB">
        <w:rPr>
          <w:rFonts w:eastAsiaTheme="minorEastAsia"/>
        </w:rPr>
        <w:t xml:space="preserve">the sample, remember to </w:t>
      </w:r>
    </w:p>
    <w:p w14:paraId="01BC791E" w14:textId="006E9D28" w:rsidR="0082018B" w:rsidRPr="0082018B" w:rsidRDefault="0082018B" w:rsidP="00360535">
      <w:pPr>
        <w:rPr>
          <w:b/>
          <w:bCs/>
        </w:rPr>
      </w:pPr>
      <w:r>
        <w:rPr>
          <w:b/>
          <w:bCs/>
        </w:rPr>
        <w:t>Set aside for next day</w:t>
      </w:r>
    </w:p>
    <w:p w14:paraId="1EF20C34" w14:textId="603238DE" w:rsidR="00360535" w:rsidRDefault="001C58A4" w:rsidP="00360535">
      <w:r>
        <w:t>When packed, enclose the samples with plastic-wrap, find 9 petri dishes and store them close</w:t>
      </w:r>
    </w:p>
    <w:p w14:paraId="6E16D484" w14:textId="6E7C1CFD" w:rsidR="00C02E4B" w:rsidRDefault="00972470" w:rsidP="00360535">
      <w:r>
        <w:t>Make a dummy to check if red lid is easily exchanged with petri dish</w:t>
      </w:r>
    </w:p>
    <w:p w14:paraId="4A21329C" w14:textId="153F4E2D" w:rsidR="003E4B7D" w:rsidRDefault="00E0767D" w:rsidP="003E4B7D">
      <w:pPr>
        <w:pStyle w:val="Heading2"/>
      </w:pPr>
      <w:r>
        <w:t>F</w:t>
      </w:r>
      <w:r w:rsidR="00360535">
        <w:t>ield</w:t>
      </w:r>
      <w:r w:rsidR="003E4B7D">
        <w:t xml:space="preserve"> soil-samples</w:t>
      </w:r>
    </w:p>
    <w:p w14:paraId="1A85B3AF" w14:textId="306DFD8B" w:rsidR="00C82EE0" w:rsidRDefault="008348C9" w:rsidP="00360535">
      <w:r>
        <w:t>Take own soil samples from refrigerated storage into lab, find and number 9 samples (3 untreated</w:t>
      </w:r>
      <w:r w:rsidR="00C82EE0">
        <w:t xml:space="preserve"> = U</w:t>
      </w:r>
      <w:r>
        <w:t>, 3 AA, 3 H</w:t>
      </w:r>
      <w:r w:rsidRPr="00360535">
        <w:rPr>
          <w:vertAlign w:val="subscript"/>
        </w:rPr>
        <w:t>2</w:t>
      </w:r>
      <w:r>
        <w:t>SO</w:t>
      </w:r>
      <w:r w:rsidRPr="00360535">
        <w:rPr>
          <w:vertAlign w:val="subscript"/>
        </w:rPr>
        <w:t>4</w:t>
      </w:r>
      <w:r>
        <w:t>)</w:t>
      </w:r>
    </w:p>
    <w:p w14:paraId="7C0AA4E0" w14:textId="31613018" w:rsidR="003E4B7D" w:rsidRPr="003E4B7D" w:rsidRDefault="008348C9" w:rsidP="003E4B7D">
      <w:r>
        <w:t xml:space="preserve">cover these with </w:t>
      </w:r>
      <w:r w:rsidR="0000664B">
        <w:t>plastic wrap</w:t>
      </w:r>
      <w:r>
        <w:t xml:space="preserve"> and keep them in in the lab overnight so the experiment can quickly</w:t>
      </w:r>
      <w:r w:rsidR="00C82EE0">
        <w:t xml:space="preserve"> get</w:t>
      </w:r>
      <w:r>
        <w:t xml:space="preserve"> </w:t>
      </w:r>
      <w:r w:rsidR="00C82EE0">
        <w:t>started</w:t>
      </w:r>
      <w:r>
        <w:t xml:space="preserve"> the next day.</w:t>
      </w:r>
      <w:r w:rsidR="001C58A4">
        <w:t xml:space="preserve"> </w:t>
      </w:r>
      <w:r>
        <w:t>Find 9 petri dishes for these and store them close</w:t>
      </w:r>
    </w:p>
    <w:p w14:paraId="00AF3E68" w14:textId="02B2872E" w:rsidR="00DD68D2" w:rsidRDefault="00DD68D2" w:rsidP="00DD68D2">
      <w:pPr>
        <w:pStyle w:val="Heading2"/>
      </w:pPr>
      <w:r>
        <w:t>Acidify slurry</w:t>
      </w:r>
    </w:p>
    <w:p w14:paraId="58C0F0EE" w14:textId="6CD1ACD9" w:rsidR="00074B24" w:rsidRPr="00CF2967" w:rsidRDefault="00074B24" w:rsidP="00074B24">
      <w:pPr>
        <w:rPr>
          <w:b/>
          <w:bCs/>
        </w:rPr>
      </w:pPr>
      <w:r w:rsidRPr="00CF2967">
        <w:rPr>
          <w:b/>
          <w:bCs/>
        </w:rPr>
        <w:t>How much slurry to use:</w:t>
      </w:r>
    </w:p>
    <w:p w14:paraId="691C6FA9" w14:textId="2B2494C7" w:rsidR="00074B24" w:rsidRDefault="00074B24" w:rsidP="00074B24">
      <w:r>
        <w:t xml:space="preserve">If we use </w:t>
      </w:r>
      <w:r w:rsidRPr="007848BE">
        <w:t>2 g</w:t>
      </w:r>
      <w:r>
        <w:t xml:space="preserve"> = 2 mL per sample, </w:t>
      </w:r>
      <w:commentRangeStart w:id="26"/>
      <w:r>
        <w:t xml:space="preserve">with </w:t>
      </w:r>
      <w:r w:rsidR="00D451C4">
        <w:t>1</w:t>
      </w:r>
      <w:r w:rsidR="003C1DDA">
        <w:t>8</w:t>
      </w:r>
      <w:r w:rsidR="007C2488">
        <w:t xml:space="preserve"> samples</w:t>
      </w:r>
      <w:r w:rsidR="00FE1D69">
        <w:t>:</w:t>
      </w:r>
      <w:r>
        <w:t xml:space="preserve"> </w:t>
      </w:r>
      <m:oMath>
        <m:r>
          <w:rPr>
            <w:rFonts w:ascii="Cambria Math" w:hAnsi="Cambria Math"/>
          </w:rPr>
          <m:t>≥36</m:t>
        </m:r>
        <m:r>
          <m:rPr>
            <m:sty m:val="p"/>
          </m:rPr>
          <w:rPr>
            <w:rFonts w:ascii="Cambria Math" w:hAnsi="Cambria Math"/>
          </w:rPr>
          <m:t xml:space="preserve"> mL</m:t>
        </m:r>
      </m:oMath>
      <w:r w:rsidR="003C1DB8">
        <w:rPr>
          <w:rFonts w:eastAsiaTheme="minorEastAsia"/>
        </w:rPr>
        <w:t xml:space="preserve"> , </w:t>
      </w:r>
      <w:commentRangeEnd w:id="26"/>
      <w:r w:rsidR="007B6035">
        <w:rPr>
          <w:rStyle w:val="CommentReference"/>
        </w:rPr>
        <w:commentReference w:id="26"/>
      </w:r>
      <w:r w:rsidR="003C1DB8">
        <w:rPr>
          <w:rFonts w:eastAsiaTheme="minorEastAsia"/>
        </w:rPr>
        <w:t>in 3 containers</w:t>
      </w:r>
    </w:p>
    <w:p w14:paraId="4EBB369A" w14:textId="5C60FD22" w:rsidR="0083194C" w:rsidRDefault="00074B24" w:rsidP="0083194C">
      <w:r w:rsidRPr="00074B24">
        <w:rPr>
          <w:highlight w:val="yellow"/>
        </w:rPr>
        <w:t>?</w:t>
      </w:r>
      <w:r>
        <w:t xml:space="preserve"> How much extra for </w:t>
      </w:r>
      <w:commentRangeStart w:id="27"/>
      <w:commentRangeStart w:id="28"/>
      <w:r>
        <w:t>TAN analysis</w:t>
      </w:r>
      <w:commentRangeEnd w:id="27"/>
      <w:r w:rsidR="00A84479">
        <w:rPr>
          <w:rStyle w:val="CommentReference"/>
        </w:rPr>
        <w:commentReference w:id="27"/>
      </w:r>
      <w:commentRangeEnd w:id="28"/>
      <w:r w:rsidR="007B6035">
        <w:rPr>
          <w:rStyle w:val="CommentReference"/>
        </w:rPr>
        <w:commentReference w:id="28"/>
      </w:r>
    </w:p>
    <w:p w14:paraId="2C1D301C" w14:textId="15442F4D" w:rsidR="00752C3E" w:rsidRPr="00752C3E" w:rsidRDefault="00752C3E" w:rsidP="007C2488">
      <w:pPr>
        <w:rPr>
          <w:b/>
          <w:bCs/>
          <w:vertAlign w:val="subscript"/>
        </w:rPr>
      </w:pPr>
      <w:r w:rsidRPr="00752C3E">
        <w:rPr>
          <w:b/>
          <w:bCs/>
        </w:rPr>
        <w:t>H</w:t>
      </w:r>
      <w:r w:rsidRPr="00752C3E">
        <w:rPr>
          <w:b/>
          <w:bCs/>
          <w:vertAlign w:val="subscript"/>
        </w:rPr>
        <w:t>2</w:t>
      </w:r>
      <w:r w:rsidRPr="00752C3E">
        <w:rPr>
          <w:b/>
          <w:bCs/>
        </w:rPr>
        <w:t>SO</w:t>
      </w:r>
      <w:r w:rsidRPr="00752C3E">
        <w:rPr>
          <w:b/>
          <w:bCs/>
          <w:vertAlign w:val="subscript"/>
        </w:rPr>
        <w:t>4</w:t>
      </w:r>
    </w:p>
    <w:p w14:paraId="4969922B" w14:textId="6FC322DB" w:rsidR="007C2488" w:rsidRDefault="007C2488" w:rsidP="007C2488">
      <w:r w:rsidRPr="007C2488">
        <w:rPr>
          <w:highlight w:val="yellow"/>
        </w:rPr>
        <w:t>?</w:t>
      </w:r>
      <w:r>
        <w:t xml:space="preserve"> </w:t>
      </w:r>
      <w:commentRangeStart w:id="29"/>
      <w:r w:rsidR="007D5622">
        <w:t>For H</w:t>
      </w:r>
      <w:r w:rsidR="007D5622">
        <w:rPr>
          <w:vertAlign w:val="subscript"/>
        </w:rPr>
        <w:t>2</w:t>
      </w:r>
      <w:r w:rsidR="007D5622">
        <w:t>SO</w:t>
      </w:r>
      <w:r w:rsidR="007D5622">
        <w:rPr>
          <w:vertAlign w:val="subscript"/>
        </w:rPr>
        <w:t>4</w:t>
      </w:r>
      <w:r w:rsidR="007D5622">
        <w:t>, if the goal is to match the same application rate as the field trial</w:t>
      </w:r>
      <w:commentRangeEnd w:id="29"/>
      <w:r w:rsidR="0068749E">
        <w:rPr>
          <w:rStyle w:val="CommentReference"/>
        </w:rPr>
        <w:commentReference w:id="29"/>
      </w:r>
    </w:p>
    <w:p w14:paraId="1A1335F9" w14:textId="62D23296" w:rsidR="0083194C" w:rsidRDefault="0083194C" w:rsidP="007C2488">
      <w:pPr>
        <w:pStyle w:val="ListParagraph"/>
        <w:numPr>
          <w:ilvl w:val="0"/>
          <w:numId w:val="2"/>
        </w:numPr>
      </w:pPr>
      <w:r>
        <w:t>Measure pH before acidifying</w:t>
      </w:r>
    </w:p>
    <w:p w14:paraId="20A6F627" w14:textId="614DDFEB" w:rsidR="0083194C" w:rsidRDefault="0083194C" w:rsidP="0083194C">
      <w:pPr>
        <w:pStyle w:val="ListParagraph"/>
        <w:numPr>
          <w:ilvl w:val="0"/>
          <w:numId w:val="2"/>
        </w:numPr>
      </w:pPr>
      <w:r>
        <w:t>Add this amount while stirring, measure pH after 1 min</w:t>
      </w:r>
    </w:p>
    <w:p w14:paraId="4738F44E" w14:textId="24269A2C" w:rsidR="0083194C" w:rsidRPr="0083194C" w:rsidRDefault="00000000" w:rsidP="0083194C">
      <w:pPr>
        <w:rPr>
          <w:rFonts w:eastAsiaTheme="minorEastAsia"/>
          <w:iCs/>
        </w:rPr>
      </w:pPr>
      <m:oMathPara>
        <m:oMath>
          <m:f>
            <m:fPr>
              <m:ctrlPr>
                <w:rPr>
                  <w:rFonts w:ascii="Cambria Math" w:hAnsi="Cambria Math"/>
                  <w:iCs/>
                </w:rPr>
              </m:ctrlPr>
            </m:fPr>
            <m:num>
              <m:r>
                <m:rPr>
                  <m:sty m:val="p"/>
                </m:rPr>
                <w:rPr>
                  <w:rFonts w:ascii="Cambria Math" w:hAnsi="Cambria Math"/>
                </w:rPr>
                <m:t>0.18 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r>
                <m:rPr>
                  <m:sty m:val="p"/>
                </m:rPr>
                <w:rPr>
                  <w:rFonts w:ascii="Cambria Math" w:hAnsi="Cambria Math"/>
                </w:rPr>
                <m:t>60.05·</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2.9975·k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oMath>
      </m:oMathPara>
    </w:p>
    <w:p w14:paraId="6CA08E63" w14:textId="59E24A7D" w:rsidR="00752C3E" w:rsidRPr="00752C3E" w:rsidRDefault="00752C3E" w:rsidP="0083194C">
      <w:pPr>
        <w:rPr>
          <w:rFonts w:eastAsiaTheme="minorEastAsia"/>
          <w:b/>
          <w:bCs/>
          <w:iCs/>
        </w:rPr>
      </w:pPr>
      <w:r>
        <w:rPr>
          <w:rFonts w:eastAsiaTheme="minorEastAsia"/>
          <w:b/>
          <w:bCs/>
          <w:iCs/>
        </w:rPr>
        <w:t>AA</w:t>
      </w:r>
    </w:p>
    <w:p w14:paraId="1AE3F442" w14:textId="53631FAC" w:rsidR="0083194C" w:rsidRDefault="0083194C" w:rsidP="0083194C">
      <w:pPr>
        <w:rPr>
          <w:rFonts w:eastAsiaTheme="minorEastAsia"/>
          <w:iCs/>
        </w:rPr>
      </w:pPr>
      <w:r>
        <w:rPr>
          <w:rFonts w:eastAsiaTheme="minorEastAsia"/>
          <w:iCs/>
        </w:rPr>
        <w:t xml:space="preserve">For AA, add 0.1 mL and measure pH 1 min after each time until same </w:t>
      </w:r>
      <w:r w:rsidR="00F81CB5">
        <w:rPr>
          <w:rFonts w:eastAsiaTheme="minorEastAsia"/>
          <w:iCs/>
        </w:rPr>
        <w:t>pH level</w:t>
      </w:r>
      <w:r>
        <w:rPr>
          <w:rFonts w:eastAsiaTheme="minorEastAsia"/>
          <w:iCs/>
        </w:rPr>
        <w:t xml:space="preserve"> is reached</w:t>
      </w:r>
      <w:r w:rsidR="00397F19">
        <w:rPr>
          <w:rFonts w:eastAsiaTheme="minorEastAsia"/>
          <w:iCs/>
        </w:rPr>
        <w:t>.</w:t>
      </w:r>
    </w:p>
    <w:p w14:paraId="33B042AB" w14:textId="155E79E6" w:rsidR="0083194C" w:rsidRPr="00D451C4" w:rsidRDefault="0083194C" w:rsidP="0083194C">
      <w:pPr>
        <w:pStyle w:val="ListParagraph"/>
        <w:numPr>
          <w:ilvl w:val="0"/>
          <w:numId w:val="2"/>
        </w:numPr>
        <w:rPr>
          <w:rFonts w:eastAsiaTheme="minorEastAsia"/>
          <w:iCs/>
        </w:rPr>
      </w:pPr>
      <w:r>
        <w:rPr>
          <w:rFonts w:eastAsiaTheme="minorEastAsia"/>
          <w:iCs/>
        </w:rPr>
        <w:t>Note amount of AA used, note pH-level</w:t>
      </w:r>
      <w:r w:rsidR="00B139C8">
        <w:rPr>
          <w:rFonts w:eastAsiaTheme="minorEastAsia"/>
          <w:iCs/>
        </w:rPr>
        <w:t xml:space="preserve"> - triplicates!</w:t>
      </w:r>
    </w:p>
    <w:p w14:paraId="63CAAD80" w14:textId="12536473" w:rsidR="0083194C" w:rsidRDefault="0083194C" w:rsidP="0083194C">
      <w:commentRangeStart w:id="30"/>
      <w:r>
        <w:t>Store</w:t>
      </w:r>
      <w:r w:rsidR="00D451C4">
        <w:t xml:space="preserve"> slurries</w:t>
      </w:r>
      <w:r w:rsidR="000C63B0">
        <w:t xml:space="preserve"> in enclosed containers until next day</w:t>
      </w:r>
      <w:r w:rsidR="00397F19">
        <w:t>.</w:t>
      </w:r>
      <w:commentRangeEnd w:id="30"/>
      <w:r w:rsidR="00D34C6E">
        <w:rPr>
          <w:rStyle w:val="CommentReference"/>
        </w:rPr>
        <w:commentReference w:id="30"/>
      </w:r>
    </w:p>
    <w:p w14:paraId="741AA6BB" w14:textId="198C3A96" w:rsidR="00C82EE0" w:rsidRDefault="0083194C" w:rsidP="0083194C">
      <w:pPr>
        <w:rPr>
          <w:b/>
          <w:bCs/>
        </w:rPr>
      </w:pPr>
      <w:r w:rsidRPr="0083194C">
        <w:rPr>
          <w:b/>
          <w:bCs/>
        </w:rPr>
        <w:t>p</w:t>
      </w:r>
      <w:r w:rsidR="00C82EE0" w:rsidRPr="0083194C">
        <w:rPr>
          <w:b/>
          <w:bCs/>
        </w:rPr>
        <w:t>repare pure ammonium carbonate sample</w:t>
      </w:r>
    </w:p>
    <w:p w14:paraId="4D40340A" w14:textId="4A630426" w:rsidR="00FE1D69" w:rsidRPr="00FE1D69" w:rsidRDefault="00FE1D69" w:rsidP="0083194C">
      <w:r w:rsidRPr="00FE1D69">
        <w:rPr>
          <w:highlight w:val="yellow"/>
        </w:rPr>
        <w:t>?</w:t>
      </w:r>
      <w:r>
        <w:t xml:space="preserve"> </w:t>
      </w:r>
      <w:commentRangeStart w:id="31"/>
      <w:r>
        <w:t>Where is ammonium carbonate and starch (</w:t>
      </w:r>
      <w:r w:rsidR="0029263A">
        <w:t>increase viscosity) kept</w:t>
      </w:r>
      <w:commentRangeEnd w:id="31"/>
      <w:r w:rsidR="00D34C6E">
        <w:rPr>
          <w:rStyle w:val="CommentReference"/>
        </w:rPr>
        <w:commentReference w:id="31"/>
      </w:r>
    </w:p>
    <w:p w14:paraId="033D9867" w14:textId="35BBAB5F" w:rsidR="0083194C" w:rsidRDefault="0083194C" w:rsidP="0083194C">
      <w:r w:rsidRPr="0083194C">
        <w:rPr>
          <w:highlight w:val="yellow"/>
        </w:rPr>
        <w:t>?</w:t>
      </w:r>
      <w:r>
        <w:t xml:space="preserve"> what were typical concentrations for these</w:t>
      </w:r>
    </w:p>
    <w:p w14:paraId="49C68B57" w14:textId="3A36C2D7" w:rsidR="00FD54F9" w:rsidRDefault="0083194C" w:rsidP="0083194C">
      <w:r>
        <w:t>Store in lab fridge</w:t>
      </w:r>
    </w:p>
    <w:p w14:paraId="0265F955" w14:textId="3BE296F3" w:rsidR="00FD54F9" w:rsidRDefault="00FD54F9" w:rsidP="00FD54F9">
      <w:pPr>
        <w:pStyle w:val="Heading2"/>
      </w:pPr>
      <w:r>
        <w:t>Prepare Picarro</w:t>
      </w:r>
    </w:p>
    <w:p w14:paraId="64340358" w14:textId="48DE11E8" w:rsidR="00BA4E2D" w:rsidRPr="00BA4E2D" w:rsidRDefault="00BA4E2D" w:rsidP="00BA4E2D">
      <w:r>
        <w:t xml:space="preserve">Start the </w:t>
      </w:r>
      <w:proofErr w:type="gramStart"/>
      <w:r>
        <w:t>pump,</w:t>
      </w:r>
      <w:proofErr w:type="gramEnd"/>
      <w:r>
        <w:t xml:space="preserve"> quickly check whether the flows are reasonable</w:t>
      </w:r>
    </w:p>
    <w:p w14:paraId="0161C558" w14:textId="7164540D" w:rsidR="00FD54F9" w:rsidRDefault="004D3CB0" w:rsidP="00403DCC">
      <w:r>
        <w:t>Change Any Desk code into “</w:t>
      </w:r>
      <w:proofErr w:type="spellStart"/>
      <w:r>
        <w:t>Windtunnel</w:t>
      </w:r>
      <w:proofErr w:type="spellEnd"/>
      <w:r>
        <w:t>”</w:t>
      </w:r>
    </w:p>
    <w:p w14:paraId="6A7FD46F" w14:textId="621CB078" w:rsidR="004D3CB0" w:rsidRPr="00FD54F9" w:rsidRDefault="001025DC" w:rsidP="00403DCC">
      <w:r>
        <w:t>Setup measuring-cycle for a full experiment requiring all valves, if this is not already done</w:t>
      </w:r>
    </w:p>
    <w:p w14:paraId="37A70C28" w14:textId="2DB3CD38" w:rsidR="00F25EED" w:rsidRDefault="00F25EED" w:rsidP="00F25EED">
      <w:pPr>
        <w:pStyle w:val="Heading1"/>
      </w:pPr>
      <w:r>
        <w:t>Day 1 - start of experiment</w:t>
      </w:r>
      <w:r w:rsidR="00F83481">
        <w:t xml:space="preserve">, </w:t>
      </w:r>
      <w:commentRangeStart w:id="32"/>
      <w:r w:rsidR="00F83481">
        <w:t>car is needed</w:t>
      </w:r>
      <w:commentRangeEnd w:id="32"/>
      <w:r w:rsidR="00F83481">
        <w:rPr>
          <w:rStyle w:val="CommentReference"/>
          <w:rFonts w:eastAsiaTheme="minorHAnsi" w:cstheme="minorBidi"/>
          <w:color w:val="auto"/>
        </w:rPr>
        <w:commentReference w:id="32"/>
      </w:r>
    </w:p>
    <w:p w14:paraId="12961DFE" w14:textId="5F3BA3CB" w:rsidR="000C63B0" w:rsidRDefault="000C63B0" w:rsidP="000C63B0">
      <w:pPr>
        <w:pStyle w:val="Heading2"/>
      </w:pPr>
      <w:r>
        <w:t xml:space="preserve">Start the pump and </w:t>
      </w:r>
      <w:r w:rsidR="00066B0A">
        <w:t>ensure stable flow</w:t>
      </w:r>
    </w:p>
    <w:p w14:paraId="51F284C4" w14:textId="2813B03B" w:rsidR="00066B0A" w:rsidRDefault="00066B0A" w:rsidP="004E1935">
      <w:pPr>
        <w:pStyle w:val="ListParagraph"/>
        <w:numPr>
          <w:ilvl w:val="0"/>
          <w:numId w:val="2"/>
        </w:numPr>
      </w:pPr>
      <w:commentRangeStart w:id="33"/>
      <w:r>
        <w:t xml:space="preserve">Ensure all </w:t>
      </w:r>
      <w:r w:rsidR="00FD54F9">
        <w:t>sample-flows are 0.225 L/min, before experimental start</w:t>
      </w:r>
      <w:commentRangeEnd w:id="33"/>
      <w:r w:rsidR="00D34C6E">
        <w:rPr>
          <w:rStyle w:val="CommentReference"/>
        </w:rPr>
        <w:commentReference w:id="33"/>
      </w:r>
    </w:p>
    <w:p w14:paraId="5DA0535F" w14:textId="4A98AAB0" w:rsidR="004E1935" w:rsidRDefault="004E1935" w:rsidP="004E1935">
      <w:pPr>
        <w:pStyle w:val="ListParagraph"/>
        <w:numPr>
          <w:ilvl w:val="0"/>
          <w:numId w:val="2"/>
        </w:numPr>
      </w:pPr>
      <w:r>
        <w:t xml:space="preserve">Ensure valve-shifts </w:t>
      </w:r>
      <w:r w:rsidR="006B7706">
        <w:t>work</w:t>
      </w:r>
      <w:r>
        <w:t xml:space="preserve"> as intended</w:t>
      </w:r>
    </w:p>
    <w:p w14:paraId="169A84FD" w14:textId="4AB9CC14" w:rsidR="00403DCC" w:rsidRPr="00066B0A" w:rsidRDefault="006B7706" w:rsidP="00066B0A">
      <w:pPr>
        <w:pStyle w:val="ListParagraph"/>
        <w:numPr>
          <w:ilvl w:val="0"/>
          <w:numId w:val="2"/>
        </w:numPr>
      </w:pPr>
      <w:r>
        <w:t>Note time-delay between picaro and actual time</w:t>
      </w:r>
    </w:p>
    <w:p w14:paraId="0B1B3180" w14:textId="06DDE9B1" w:rsidR="000C63B0" w:rsidRPr="000C63B0" w:rsidRDefault="000C63B0" w:rsidP="000C63B0">
      <w:pPr>
        <w:pStyle w:val="Heading2"/>
      </w:pPr>
      <w:r>
        <w:t>Measure pH</w:t>
      </w:r>
    </w:p>
    <w:p w14:paraId="46338650" w14:textId="057D1361" w:rsidR="00E92230" w:rsidRDefault="000C63B0" w:rsidP="00E92230">
      <w:r>
        <w:t>For all 3 types of slurries before the start of the experiment</w:t>
      </w:r>
      <w:r w:rsidR="00B139C8">
        <w:t xml:space="preserve"> - triplicates!</w:t>
      </w:r>
    </w:p>
    <w:p w14:paraId="3B7FA47C" w14:textId="043A2895" w:rsidR="006B7706" w:rsidRDefault="007658FC" w:rsidP="007658FC">
      <w:pPr>
        <w:pStyle w:val="Heading2"/>
      </w:pPr>
      <w:r>
        <w:t>Start the experiment, prepare current sample</w:t>
      </w:r>
    </w:p>
    <w:p w14:paraId="66F8988F" w14:textId="2E74CE51" w:rsidR="007658FC" w:rsidRDefault="00CA41A7" w:rsidP="007658FC">
      <w:r>
        <w:t xml:space="preserve">Approx 2-3 min before </w:t>
      </w:r>
      <w:r w:rsidR="00070887">
        <w:t>valve shift</w:t>
      </w:r>
      <w:r>
        <w:t>, remove plastic-wrap from current sample</w:t>
      </w:r>
    </w:p>
    <w:p w14:paraId="7ED71149" w14:textId="2F1DCC42" w:rsidR="0069493E" w:rsidRDefault="0069493E" w:rsidP="007658FC">
      <w:r>
        <w:t xml:space="preserve">Add 2 g of needed slurry as drops, in small </w:t>
      </w:r>
      <w:r w:rsidR="00E91B03">
        <w:t>as droplets</w:t>
      </w:r>
      <w:r>
        <w:t xml:space="preserve"> </w:t>
      </w:r>
    </w:p>
    <w:p w14:paraId="16265E85" w14:textId="49631400" w:rsidR="00F3364E" w:rsidRDefault="00F3364E" w:rsidP="007658FC">
      <w:r>
        <w:t>Exchange red plastic</w:t>
      </w:r>
      <w:r w:rsidR="003303A9">
        <w:t xml:space="preserve"> lid, with </w:t>
      </w:r>
      <w:r w:rsidR="00AF723A">
        <w:t>petri-dish</w:t>
      </w:r>
    </w:p>
    <w:p w14:paraId="7935AF9F" w14:textId="2290711C" w:rsidR="00972470" w:rsidRDefault="005104FC" w:rsidP="007658FC">
      <w:r>
        <w:t>Add to Picarro setup</w:t>
      </w:r>
    </w:p>
    <w:p w14:paraId="0C4FAB9D" w14:textId="721F8C70" w:rsidR="005104FC" w:rsidRPr="007658FC" w:rsidRDefault="005104FC" w:rsidP="007658FC">
      <w:r>
        <w:t>Note picaro-time for the shift</w:t>
      </w:r>
      <w:r w:rsidR="00086C10">
        <w:t>, and the flow of the sample stream, and bypass</w:t>
      </w:r>
    </w:p>
    <w:p w14:paraId="0F7B09F0" w14:textId="2BB37781" w:rsidR="00F25EED" w:rsidRDefault="00F25EED" w:rsidP="00F25EED">
      <w:pPr>
        <w:pStyle w:val="Heading1"/>
      </w:pPr>
      <w:r>
        <w:lastRenderedPageBreak/>
        <w:t>Day 2-6</w:t>
      </w:r>
      <w:r w:rsidR="00252156">
        <w:t xml:space="preserve"> During experiment</w:t>
      </w:r>
    </w:p>
    <w:p w14:paraId="76213E94" w14:textId="6238A1F5" w:rsidR="00F25EED" w:rsidRDefault="00E92230" w:rsidP="00F25EED">
      <w:r>
        <w:t>Download yesterday’s raw Picarro file into own folder via Any Desk</w:t>
      </w:r>
    </w:p>
    <w:p w14:paraId="6945AB10" w14:textId="746E1ACE" w:rsidR="00E92230" w:rsidRDefault="00E92230" w:rsidP="00F25EED">
      <w:r>
        <w:t>Repeat for next day</w:t>
      </w:r>
    </w:p>
    <w:p w14:paraId="3A8FF966" w14:textId="3CF0DCB9" w:rsidR="00F25EED" w:rsidRDefault="00F25EED" w:rsidP="00F25EED">
      <w:pPr>
        <w:pStyle w:val="Heading1"/>
      </w:pPr>
      <w:r>
        <w:t>Day 7</w:t>
      </w:r>
      <w:r w:rsidR="00E92230">
        <w:t xml:space="preserve"> End of </w:t>
      </w:r>
      <w:r w:rsidR="00252156">
        <w:t xml:space="preserve">Experiment </w:t>
      </w:r>
    </w:p>
    <w:p w14:paraId="0934E832" w14:textId="26C934E0" w:rsidR="00AC1FE4" w:rsidRDefault="00AC1FE4" w:rsidP="00AC1FE4">
      <w:r>
        <w:t>Note Picarro-time</w:t>
      </w:r>
      <w:r w:rsidR="00516977">
        <w:t xml:space="preserve"> for the end of the experiment</w:t>
      </w:r>
      <w:r w:rsidR="001205F3">
        <w:t>.</w:t>
      </w:r>
    </w:p>
    <w:p w14:paraId="189DDF42" w14:textId="223A0471" w:rsidR="00516977" w:rsidRDefault="00516977" w:rsidP="00AC1FE4">
      <w:r>
        <w:t>Download raw Picarro file for the final day</w:t>
      </w:r>
      <w:r w:rsidR="001205F3">
        <w:t>.</w:t>
      </w:r>
    </w:p>
    <w:p w14:paraId="422644C9" w14:textId="1493B5B5" w:rsidR="005C79EB" w:rsidRDefault="005C79EB" w:rsidP="00AC1FE4">
      <w:r>
        <w:t xml:space="preserve">Note bypass and sample flows, is expected to have a </w:t>
      </w:r>
      <w:r w:rsidR="0035594B">
        <w:t xml:space="preserve">slight </w:t>
      </w:r>
      <w:r>
        <w:t>decrease</w:t>
      </w:r>
      <w:r w:rsidR="001205F3">
        <w:t xml:space="preserve"> - an average between start and end will be used.</w:t>
      </w:r>
    </w:p>
    <w:p w14:paraId="5F79F3AC" w14:textId="29E9E5E3" w:rsidR="00AC1FE4" w:rsidRDefault="00671DAF" w:rsidP="00AC1FE4">
      <w:r>
        <w:t>Remove the samples from the setup</w:t>
      </w:r>
      <w:r w:rsidR="0035594B">
        <w:t xml:space="preserve">, can most </w:t>
      </w:r>
      <w:r w:rsidR="001205F3">
        <w:t>likely</w:t>
      </w:r>
      <w:r w:rsidR="0035594B">
        <w:t xml:space="preserve"> </w:t>
      </w:r>
      <w:r w:rsidR="00D65DBD">
        <w:t>dilute</w:t>
      </w:r>
      <w:r w:rsidR="0035594B">
        <w:t xml:space="preserve"> and put into sink</w:t>
      </w:r>
      <w:r w:rsidR="001205F3">
        <w:t>.</w:t>
      </w:r>
    </w:p>
    <w:p w14:paraId="41E5E34B" w14:textId="77777777" w:rsidR="00F25EED" w:rsidRDefault="00F25EED" w:rsidP="00F25EED"/>
    <w:p w14:paraId="5A5927C4" w14:textId="77777777" w:rsidR="00F25EED" w:rsidRPr="00F25EED" w:rsidRDefault="00F25EED" w:rsidP="00F25EED"/>
    <w:sectPr w:rsidR="00F25EED" w:rsidRPr="00F25EED">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kael Løvig Larsen" w:date="2025-12-15T14:42:00Z" w:initials="ML">
    <w:p w14:paraId="1E42AA1B" w14:textId="77777777" w:rsidR="00991B2C" w:rsidRDefault="00991B2C" w:rsidP="00991B2C">
      <w:pPr>
        <w:pStyle w:val="CommentText"/>
      </w:pPr>
      <w:r>
        <w:rPr>
          <w:rStyle w:val="CommentReference"/>
        </w:rPr>
        <w:annotationRef/>
      </w:r>
      <w:r>
        <w:t>Når disse spørgsmål er besvaret, vil jeg nok begynde på nogle Excel-ark lignende dem vi lavede i felten med oversigt over de data som skal opsamles</w:t>
      </w:r>
    </w:p>
  </w:comment>
  <w:comment w:id="2" w:author="Johanna Pedersen" w:date="2025-12-15T20:51:00Z" w:initials="JP">
    <w:p w14:paraId="05DB1E7A" w14:textId="77777777" w:rsidR="00D261DC" w:rsidRDefault="00D261DC" w:rsidP="00D261DC">
      <w:pPr>
        <w:pStyle w:val="CommentText"/>
      </w:pPr>
      <w:r>
        <w:rPr>
          <w:rStyle w:val="CommentReference"/>
        </w:rPr>
        <w:annotationRef/>
      </w:r>
      <w:r>
        <w:rPr>
          <w:lang w:val="da-DK"/>
        </w:rPr>
        <w:t xml:space="preserve">Det er der, der blev købt rigeligt til markforsøgene og der er relativt små mængder du skal bruge. </w:t>
      </w:r>
    </w:p>
  </w:comment>
  <w:comment w:id="3" w:author="Johanna Pedersen" w:date="2025-12-15T20:53:00Z" w:initials="JP">
    <w:p w14:paraId="7C789307" w14:textId="77777777" w:rsidR="00CE18EB" w:rsidRDefault="00CE18EB" w:rsidP="00CE18EB">
      <w:pPr>
        <w:pStyle w:val="CommentText"/>
      </w:pPr>
      <w:r>
        <w:rPr>
          <w:rStyle w:val="CommentReference"/>
        </w:rPr>
        <w:annotationRef/>
      </w:r>
      <w:r>
        <w:rPr>
          <w:lang w:val="da-DK"/>
        </w:rPr>
        <w:t xml:space="preserve">Jord-pH behøver du ikke analysere igen, men du kan godt. Den har ikke ændret sig på køl. </w:t>
      </w:r>
    </w:p>
    <w:p w14:paraId="38AD7D0A" w14:textId="77777777" w:rsidR="00CE18EB" w:rsidRDefault="00CE18EB" w:rsidP="00CE18EB">
      <w:pPr>
        <w:pStyle w:val="CommentText"/>
      </w:pPr>
    </w:p>
    <w:p w14:paraId="72A2A818" w14:textId="77777777" w:rsidR="00CE18EB" w:rsidRDefault="00CE18EB" w:rsidP="00CE18EB">
      <w:pPr>
        <w:pStyle w:val="CommentText"/>
      </w:pPr>
      <w:r>
        <w:rPr>
          <w:lang w:val="da-DK"/>
        </w:rPr>
        <w:t xml:space="preserve">Gylle pH skal du selvfølgeligt måle når du opstarter forsøget. </w:t>
      </w:r>
    </w:p>
    <w:p w14:paraId="65179B26" w14:textId="77777777" w:rsidR="00CE18EB" w:rsidRDefault="00CE18EB" w:rsidP="00CE18EB">
      <w:pPr>
        <w:pStyle w:val="CommentText"/>
      </w:pPr>
    </w:p>
    <w:p w14:paraId="252597A3" w14:textId="77777777" w:rsidR="00CE18EB" w:rsidRDefault="00CE18EB" w:rsidP="00CE18EB">
      <w:pPr>
        <w:pStyle w:val="CommentText"/>
      </w:pPr>
      <w:r>
        <w:rPr>
          <w:lang w:val="da-DK"/>
        </w:rPr>
        <w:t xml:space="preserve">Ift. TAN analyser så kan vi få en af laboranterne til at vise dig hvordan det gøres. Vil du gerne se det mandag d. 5.? Så kan jeg høre Dorthe eller Janni om de har tid, og hvornår på dagen. </w:t>
      </w:r>
    </w:p>
  </w:comment>
  <w:comment w:id="9" w:author="Johanna Pedersen" w:date="2025-12-15T20:57:00Z" w:initials="JP">
    <w:p w14:paraId="7079B33E" w14:textId="77777777" w:rsidR="00BD2EFB" w:rsidRDefault="00BD2EFB" w:rsidP="00BD2EFB">
      <w:pPr>
        <w:pStyle w:val="CommentText"/>
      </w:pPr>
      <w:r>
        <w:rPr>
          <w:rStyle w:val="CommentReference"/>
        </w:rPr>
        <w:annotationRef/>
      </w:r>
      <w:r>
        <w:rPr>
          <w:lang w:val="da-DK"/>
        </w:rPr>
        <w:t xml:space="preserve">Jeg tror at Marzieh vil være der til at hjælpe dig i gang d. 6. januar. Spørg hende eventuelt. </w:t>
      </w:r>
    </w:p>
    <w:p w14:paraId="07DE4A29" w14:textId="77777777" w:rsidR="00BD2EFB" w:rsidRDefault="00BD2EFB" w:rsidP="00BD2EFB">
      <w:pPr>
        <w:pStyle w:val="CommentText"/>
      </w:pPr>
    </w:p>
    <w:p w14:paraId="166EAA07" w14:textId="77777777" w:rsidR="00BD2EFB" w:rsidRDefault="00BD2EFB" w:rsidP="00BD2EFB">
      <w:pPr>
        <w:pStyle w:val="CommentText"/>
      </w:pPr>
      <w:r>
        <w:rPr>
          <w:lang w:val="da-DK"/>
        </w:rPr>
        <w:t xml:space="preserve">Jeg er også i Foulum og vil komme forbi og kan give en hånd hvis nødvendigt. </w:t>
      </w:r>
    </w:p>
  </w:comment>
  <w:comment w:id="14" w:author="Johanna Pedersen" w:date="2025-12-15T20:59:00Z" w:initials="JP">
    <w:p w14:paraId="13983E83" w14:textId="77777777" w:rsidR="008739D2" w:rsidRDefault="008739D2" w:rsidP="008739D2">
      <w:pPr>
        <w:pStyle w:val="CommentText"/>
      </w:pPr>
      <w:r>
        <w:rPr>
          <w:rStyle w:val="CommentReference"/>
        </w:rPr>
        <w:annotationRef/>
      </w:r>
      <w:r>
        <w:rPr>
          <w:lang w:val="da-DK"/>
        </w:rPr>
        <w:t xml:space="preserve">Der skal kun bruges 1 g til en TAN analyse, men, der skal vel tages ekstra til analyser af tørstof også? </w:t>
      </w:r>
    </w:p>
    <w:p w14:paraId="59D37860" w14:textId="77777777" w:rsidR="008739D2" w:rsidRDefault="008739D2" w:rsidP="008739D2">
      <w:pPr>
        <w:pStyle w:val="CommentText"/>
      </w:pPr>
      <w:r>
        <w:rPr>
          <w:lang w:val="da-DK"/>
        </w:rPr>
        <w:t xml:space="preserve">Tørstofanalyserne plejer der ikke at være nogle ’fejl’ i, men vi kan godt tage 2 * 100 mL prøve af hver behandling til ’long term storage’ i fryseren i tilfælde af du kommer i tanke om andet du gerne vil have analyseret senere - eller hvis Marzieh gerne vil inkludere data i noget af hendes arbejde (i samarbejde med dig selvfølgeligt) og i den forbindelse har brug for ekstra analyser. </w:t>
      </w:r>
    </w:p>
  </w:comment>
  <w:comment w:id="17" w:author="Johanna Pedersen" w:date="2025-12-15T20:59:00Z" w:initials="JP">
    <w:p w14:paraId="2C8C1DED" w14:textId="77777777" w:rsidR="00C01921" w:rsidRDefault="00C01921" w:rsidP="00C01921">
      <w:pPr>
        <w:pStyle w:val="CommentText"/>
      </w:pPr>
      <w:r>
        <w:rPr>
          <w:rStyle w:val="CommentReference"/>
        </w:rPr>
        <w:annotationRef/>
      </w:r>
      <w:r>
        <w:rPr>
          <w:lang w:val="da-DK"/>
        </w:rPr>
        <w:t xml:space="preserve">God start ☺️ </w:t>
      </w:r>
    </w:p>
    <w:p w14:paraId="1664E105" w14:textId="77777777" w:rsidR="00C01921" w:rsidRDefault="00C01921" w:rsidP="00C01921">
      <w:pPr>
        <w:pStyle w:val="CommentText"/>
      </w:pPr>
      <w:r>
        <w:rPr>
          <w:lang w:val="da-DK"/>
        </w:rPr>
        <w:t xml:space="preserve">Du kan få de sidste flows på i lab. </w:t>
      </w:r>
    </w:p>
    <w:p w14:paraId="41DA6F28" w14:textId="77777777" w:rsidR="00C01921" w:rsidRDefault="00C01921" w:rsidP="00C01921">
      <w:pPr>
        <w:pStyle w:val="CommentText"/>
      </w:pPr>
      <w:r>
        <w:rPr>
          <w:lang w:val="da-DK"/>
        </w:rPr>
        <w:t xml:space="preserve">Ellers har Marzieh en detaljeret tegning hun nok kan dele med dig. </w:t>
      </w:r>
    </w:p>
  </w:comment>
  <w:comment w:id="18" w:author="Mikael Løvig Larsen" w:date="2025-12-15T09:19:00Z" w:initials="ML">
    <w:p w14:paraId="59B06062" w14:textId="5EE261F3" w:rsidR="00F31D55" w:rsidRDefault="00F31D55" w:rsidP="00F31D55">
      <w:pPr>
        <w:pStyle w:val="CommentText"/>
      </w:pPr>
      <w:r>
        <w:rPr>
          <w:rStyle w:val="CommentReference"/>
        </w:rPr>
        <w:annotationRef/>
      </w:r>
      <w:r>
        <w:t>Eller få fat i data på dette fra Marzieh, hvis hun siger dette har været nogenlunde stabilt over tid?</w:t>
      </w:r>
    </w:p>
  </w:comment>
  <w:comment w:id="19" w:author="Johanna Pedersen" w:date="2025-12-15T21:01:00Z" w:initials="JP">
    <w:p w14:paraId="0C18467A" w14:textId="77777777" w:rsidR="00F44E07" w:rsidRDefault="00F44E07" w:rsidP="00F44E07">
      <w:pPr>
        <w:pStyle w:val="CommentText"/>
      </w:pPr>
      <w:r>
        <w:rPr>
          <w:rStyle w:val="CommentReference"/>
        </w:rPr>
        <w:annotationRef/>
      </w:r>
      <w:r>
        <w:rPr>
          <w:lang w:val="da-DK"/>
        </w:rPr>
        <w:t xml:space="preserve">Hun siger det har været stabilt, så jeg ville stole på det. </w:t>
      </w:r>
    </w:p>
    <w:p w14:paraId="256C6F8A" w14:textId="77777777" w:rsidR="00F44E07" w:rsidRDefault="00F44E07" w:rsidP="00F44E07">
      <w:pPr>
        <w:pStyle w:val="CommentText"/>
      </w:pPr>
      <w:r>
        <w:rPr>
          <w:lang w:val="da-DK"/>
        </w:rPr>
        <w:t xml:space="preserve">Du kan evt. måle det også når du er i lab så du kan dokumentere det er stabilt, men da du ikke kan nå at lave en tørstofprøve af jorden hvis du skal starte forsøg d. 6. ville jeg gå ud fra den værdi Marzieh bruger. </w:t>
      </w:r>
    </w:p>
  </w:comment>
  <w:comment w:id="20" w:author="Mikael Løvig Larsen" w:date="2025-12-15T09:24:00Z" w:initials="ML">
    <w:p w14:paraId="689A2567" w14:textId="345FDDCA" w:rsidR="00D9785B" w:rsidRDefault="00DD68D2" w:rsidP="00D9785B">
      <w:pPr>
        <w:pStyle w:val="CommentText"/>
      </w:pPr>
      <w:r>
        <w:rPr>
          <w:rStyle w:val="CommentReference"/>
        </w:rPr>
        <w:annotationRef/>
      </w:r>
      <w:r w:rsidR="00D9785B">
        <w:t>Jeg vil gerne se/høre hvordan laboranterne gør dette, nu hvor vi også skal gjorde det large scale</w:t>
      </w:r>
    </w:p>
  </w:comment>
  <w:comment w:id="21" w:author="Johanna Pedersen" w:date="2025-12-15T21:02:00Z" w:initials="JP">
    <w:p w14:paraId="716CF024" w14:textId="77777777" w:rsidR="00F44E07" w:rsidRDefault="00F44E07" w:rsidP="00F44E07">
      <w:pPr>
        <w:pStyle w:val="CommentText"/>
      </w:pPr>
      <w:r>
        <w:rPr>
          <w:rStyle w:val="CommentReference"/>
        </w:rPr>
        <w:annotationRef/>
      </w:r>
      <w:r>
        <w:rPr>
          <w:lang w:val="da-DK"/>
        </w:rPr>
        <w:t xml:space="preserve">Jord pH ændrer sig ikke synderligt over tid når der ikke er ’aktivitet’ i/over jorden. </w:t>
      </w:r>
    </w:p>
    <w:p w14:paraId="7B457E46" w14:textId="77777777" w:rsidR="00F44E07" w:rsidRDefault="00F44E07" w:rsidP="00F44E07">
      <w:pPr>
        <w:pStyle w:val="CommentText"/>
      </w:pPr>
    </w:p>
    <w:p w14:paraId="7EEADD05" w14:textId="77777777" w:rsidR="00F44E07" w:rsidRDefault="00F44E07" w:rsidP="00F44E07">
      <w:pPr>
        <w:pStyle w:val="CommentText"/>
      </w:pPr>
      <w:r>
        <w:rPr>
          <w:lang w:val="da-DK"/>
        </w:rPr>
        <w:t xml:space="preserve">Jeg vedhæfter proceduren i lab, den kan du også få vist på biogas lab hvis du gerne vil måle det. </w:t>
      </w:r>
    </w:p>
  </w:comment>
  <w:comment w:id="22" w:author="Mikael Løvig Larsen" w:date="2025-12-15T09:50:00Z" w:initials="ML">
    <w:p w14:paraId="0C84AA1D" w14:textId="08F3EE0D" w:rsidR="003E4B7D" w:rsidRDefault="003E4B7D" w:rsidP="003E4B7D">
      <w:pPr>
        <w:pStyle w:val="CommentText"/>
      </w:pPr>
      <w:r>
        <w:rPr>
          <w:rStyle w:val="CommentReference"/>
        </w:rPr>
        <w:annotationRef/>
      </w:r>
      <w:r>
        <w:t>Et stempel-sæt der sikrer uniform densitet</w:t>
      </w:r>
    </w:p>
    <w:p w14:paraId="67F41695" w14:textId="77777777" w:rsidR="003E4B7D" w:rsidRDefault="003E4B7D" w:rsidP="003E4B7D">
      <w:pPr>
        <w:pStyle w:val="CommentText"/>
        <w:ind w:left="300"/>
      </w:pPr>
      <w:r>
        <w:t>Men kan ikke lige huske hvilken</w:t>
      </w:r>
    </w:p>
  </w:comment>
  <w:comment w:id="23" w:author="Johanna Pedersen" w:date="2025-12-15T21:04:00Z" w:initials="JP">
    <w:p w14:paraId="1E5030DC" w14:textId="77777777" w:rsidR="002607CE" w:rsidRDefault="002607CE" w:rsidP="002607CE">
      <w:pPr>
        <w:pStyle w:val="CommentText"/>
      </w:pPr>
      <w:r>
        <w:rPr>
          <w:rStyle w:val="CommentReference"/>
        </w:rPr>
        <w:annotationRef/>
      </w:r>
      <w:r>
        <w:rPr>
          <w:lang w:val="da-DK"/>
        </w:rPr>
        <w:t xml:space="preserve">Tror Marzieh har det i lab. Spørg hende i den mail du sender hende. </w:t>
      </w:r>
    </w:p>
  </w:comment>
  <w:comment w:id="24" w:author="Mikael Løvig Larsen" w:date="2025-12-15T10:49:00Z" w:initials="ML">
    <w:p w14:paraId="11A96F09" w14:textId="0B1F8B45" w:rsidR="007C2488" w:rsidRDefault="007C2488" w:rsidP="007C2488">
      <w:pPr>
        <w:pStyle w:val="CommentText"/>
      </w:pPr>
      <w:r>
        <w:rPr>
          <w:rStyle w:val="CommentReference"/>
        </w:rPr>
        <w:annotationRef/>
      </w:r>
      <w:r>
        <w:t>Usikker på om det nu var 2 mm</w:t>
      </w:r>
    </w:p>
  </w:comment>
  <w:comment w:id="25" w:author="Johanna Pedersen" w:date="2025-12-15T21:05:00Z" w:initials="JP">
    <w:p w14:paraId="24F1E5FA" w14:textId="77777777" w:rsidR="007B6035" w:rsidRDefault="007B6035" w:rsidP="007B6035">
      <w:pPr>
        <w:pStyle w:val="CommentText"/>
      </w:pPr>
      <w:r>
        <w:rPr>
          <w:rStyle w:val="CommentReference"/>
        </w:rPr>
        <w:annotationRef/>
      </w:r>
      <w:r>
        <w:rPr>
          <w:lang w:val="da-DK"/>
        </w:rPr>
        <w:t>Spørgsmål til Marzieh</w:t>
      </w:r>
    </w:p>
  </w:comment>
  <w:comment w:id="26" w:author="Johanna Pedersen" w:date="2025-12-15T21:07:00Z" w:initials="JP">
    <w:p w14:paraId="3977E46F" w14:textId="77777777" w:rsidR="007B6035" w:rsidRDefault="007B6035" w:rsidP="007B6035">
      <w:pPr>
        <w:pStyle w:val="CommentText"/>
      </w:pPr>
      <w:r>
        <w:rPr>
          <w:rStyle w:val="CommentReference"/>
        </w:rPr>
        <w:annotationRef/>
      </w:r>
      <w:r>
        <w:rPr>
          <w:lang w:val="da-DK"/>
        </w:rPr>
        <w:t xml:space="preserve">Det sværeste bliver at tage en homogen prøve… Og jo mindre delprøve der skal tages jo større udfordring er det at få prøven homogen. </w:t>
      </w:r>
    </w:p>
    <w:p w14:paraId="09B4F599" w14:textId="77777777" w:rsidR="007B6035" w:rsidRDefault="007B6035" w:rsidP="007B6035">
      <w:pPr>
        <w:pStyle w:val="CommentText"/>
      </w:pPr>
      <w:r>
        <w:rPr>
          <w:lang w:val="da-DK"/>
        </w:rPr>
        <w:t xml:space="preserve">Derfor, vil jeg anbefale dig at forsure samme mængde som i gjorde da I lavede jeres titreringsforsøg - minimum! </w:t>
      </w:r>
    </w:p>
  </w:comment>
  <w:comment w:id="27" w:author="Mikael Løvig Larsen" w:date="2025-12-15T11:16:00Z" w:initials="ML">
    <w:p w14:paraId="1B3F9D83" w14:textId="112EC962" w:rsidR="00A84479" w:rsidRDefault="00A84479" w:rsidP="00A84479">
      <w:pPr>
        <w:pStyle w:val="CommentText"/>
      </w:pPr>
      <w:r>
        <w:rPr>
          <w:rStyle w:val="CommentReference"/>
        </w:rPr>
        <w:annotationRef/>
      </w:r>
      <w:r>
        <w:t>Og apropos disse, jeg vil rigtigt gerne se hvordan laboranterne laver denne analyse</w:t>
      </w:r>
    </w:p>
  </w:comment>
  <w:comment w:id="28" w:author="Johanna Pedersen" w:date="2025-12-15T21:06:00Z" w:initials="JP">
    <w:p w14:paraId="66EF433F" w14:textId="77777777" w:rsidR="007B6035" w:rsidRDefault="007B6035" w:rsidP="007B6035">
      <w:pPr>
        <w:pStyle w:val="CommentText"/>
      </w:pPr>
      <w:r>
        <w:rPr>
          <w:rStyle w:val="CommentReference"/>
        </w:rPr>
        <w:annotationRef/>
      </w:r>
      <w:r>
        <w:rPr>
          <w:lang w:val="da-DK"/>
        </w:rPr>
        <w:t xml:space="preserve">Se kommentar øverst. </w:t>
      </w:r>
    </w:p>
  </w:comment>
  <w:comment w:id="29" w:author="Johanna Pedersen" w:date="2025-12-15T21:08:00Z" w:initials="JP">
    <w:p w14:paraId="7AFB26A1" w14:textId="77777777" w:rsidR="0068749E" w:rsidRDefault="0068749E" w:rsidP="0068749E">
      <w:pPr>
        <w:pStyle w:val="CommentText"/>
      </w:pPr>
      <w:r>
        <w:rPr>
          <w:rStyle w:val="CommentReference"/>
        </w:rPr>
        <w:annotationRef/>
      </w:r>
      <w:r>
        <w:rPr>
          <w:lang w:val="da-DK"/>
        </w:rPr>
        <w:t xml:space="preserve">Beslut gerne på forhånd hvad du gør hvis gyllen pH er væsentlig forskellig fra hvad den var i marken når samme mængde syre tilsættes. </w:t>
      </w:r>
    </w:p>
    <w:p w14:paraId="1005F8F6" w14:textId="77777777" w:rsidR="0068749E" w:rsidRDefault="0068749E" w:rsidP="0068749E">
      <w:pPr>
        <w:pStyle w:val="CommentText"/>
      </w:pPr>
      <w:r>
        <w:rPr>
          <w:lang w:val="da-DK"/>
        </w:rPr>
        <w:t xml:space="preserve">Mængden af syre der forsures kan have stor betydning. </w:t>
      </w:r>
    </w:p>
    <w:p w14:paraId="502C9C41" w14:textId="77777777" w:rsidR="0068749E" w:rsidRDefault="0068749E" w:rsidP="0068749E">
      <w:pPr>
        <w:pStyle w:val="CommentText"/>
      </w:pPr>
    </w:p>
    <w:p w14:paraId="5A734DDE" w14:textId="77777777" w:rsidR="0068749E" w:rsidRDefault="0068749E" w:rsidP="0068749E">
      <w:pPr>
        <w:pStyle w:val="CommentText"/>
      </w:pPr>
      <w:r>
        <w:rPr>
          <w:lang w:val="da-DK"/>
        </w:rPr>
        <w:t xml:space="preserve">Du kan i så fald vælge 1) gå efter samme mængde uanset slut pH, 2) justere til samme slut pH. </w:t>
      </w:r>
    </w:p>
    <w:p w14:paraId="25EA1EB9" w14:textId="77777777" w:rsidR="0068749E" w:rsidRDefault="0068749E" w:rsidP="0068749E">
      <w:pPr>
        <w:pStyle w:val="CommentText"/>
      </w:pPr>
      <w:r>
        <w:rPr>
          <w:lang w:val="da-DK"/>
        </w:rPr>
        <w:t xml:space="preserve">Der er fordele og ulemper ved begge. </w:t>
      </w:r>
    </w:p>
  </w:comment>
  <w:comment w:id="30" w:author="Johanna Pedersen" w:date="2025-12-15T21:08:00Z" w:initials="JP">
    <w:p w14:paraId="59177BAB" w14:textId="77777777" w:rsidR="00D34C6E" w:rsidRDefault="00D34C6E" w:rsidP="00D34C6E">
      <w:pPr>
        <w:pStyle w:val="CommentText"/>
      </w:pPr>
      <w:r>
        <w:rPr>
          <w:rStyle w:val="CommentReference"/>
        </w:rPr>
        <w:annotationRef/>
      </w:r>
      <w:r>
        <w:rPr>
          <w:lang w:val="da-DK"/>
        </w:rPr>
        <w:t xml:space="preserve">Køleskab, udenfor, eller lab? </w:t>
      </w:r>
    </w:p>
  </w:comment>
  <w:comment w:id="31" w:author="Johanna Pedersen" w:date="2025-12-15T21:09:00Z" w:initials="JP">
    <w:p w14:paraId="2AECFAC5" w14:textId="77777777" w:rsidR="00D34C6E" w:rsidRDefault="00D34C6E" w:rsidP="00D34C6E">
      <w:pPr>
        <w:pStyle w:val="CommentText"/>
      </w:pPr>
      <w:r>
        <w:rPr>
          <w:rStyle w:val="CommentReference"/>
        </w:rPr>
        <w:annotationRef/>
      </w:r>
      <w:r>
        <w:rPr>
          <w:lang w:val="da-DK"/>
        </w:rPr>
        <w:t xml:space="preserve">Jeg er 99% sikker på at Marzieh har en opløsning hun bruger løbende, du kan sikkert godt tage nogle mL af den. </w:t>
      </w:r>
    </w:p>
  </w:comment>
  <w:comment w:id="32" w:author="Mikael Løvig Larsen" w:date="2025-12-15T11:30:00Z" w:initials="ML">
    <w:p w14:paraId="65D4A978" w14:textId="3ED0AA31" w:rsidR="00F83481" w:rsidRDefault="00F83481" w:rsidP="00F83481">
      <w:pPr>
        <w:pStyle w:val="CommentText"/>
      </w:pPr>
      <w:r>
        <w:rPr>
          <w:rStyle w:val="CommentReference"/>
        </w:rPr>
        <w:annotationRef/>
      </w:r>
      <w:r>
        <w:t>Hvis jeg skal vente på picarro-skift, bør dette tage længere end 16:00 hvor bussen går</w:t>
      </w:r>
    </w:p>
  </w:comment>
  <w:comment w:id="33" w:author="Johanna Pedersen" w:date="2025-12-15T21:10:00Z" w:initials="JP">
    <w:p w14:paraId="4D44E516" w14:textId="77777777" w:rsidR="00D34C6E" w:rsidRDefault="00D34C6E" w:rsidP="00D34C6E">
      <w:pPr>
        <w:pStyle w:val="CommentText"/>
      </w:pPr>
      <w:r>
        <w:rPr>
          <w:rStyle w:val="CommentReference"/>
        </w:rPr>
        <w:annotationRef/>
      </w:r>
      <w:r>
        <w:rPr>
          <w:lang w:val="da-DK"/>
        </w:rPr>
        <w:t xml:space="preserve">En god ide at tjekke systemet igennem dagen før når Picarroen er startet op. Så kommer du ikke til træls overraskelser på opstartsdagen.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42AA1B" w15:done="0"/>
  <w15:commentEx w15:paraId="05DB1E7A" w15:done="0"/>
  <w15:commentEx w15:paraId="252597A3" w15:done="0"/>
  <w15:commentEx w15:paraId="166EAA07" w15:done="0"/>
  <w15:commentEx w15:paraId="59D37860" w15:done="0"/>
  <w15:commentEx w15:paraId="41DA6F28" w15:done="0"/>
  <w15:commentEx w15:paraId="59B06062" w15:done="0"/>
  <w15:commentEx w15:paraId="256C6F8A" w15:paraIdParent="59B06062" w15:done="0"/>
  <w15:commentEx w15:paraId="689A2567" w15:done="0"/>
  <w15:commentEx w15:paraId="7EEADD05" w15:paraIdParent="689A2567" w15:done="0"/>
  <w15:commentEx w15:paraId="67F41695" w15:done="0"/>
  <w15:commentEx w15:paraId="1E5030DC" w15:paraIdParent="67F41695" w15:done="0"/>
  <w15:commentEx w15:paraId="11A96F09" w15:done="0"/>
  <w15:commentEx w15:paraId="24F1E5FA" w15:paraIdParent="11A96F09" w15:done="0"/>
  <w15:commentEx w15:paraId="09B4F599" w15:done="0"/>
  <w15:commentEx w15:paraId="1B3F9D83" w15:done="0"/>
  <w15:commentEx w15:paraId="66EF433F" w15:paraIdParent="1B3F9D83" w15:done="0"/>
  <w15:commentEx w15:paraId="25EA1EB9" w15:done="0"/>
  <w15:commentEx w15:paraId="59177BAB" w15:done="0"/>
  <w15:commentEx w15:paraId="2AECFAC5" w15:done="0"/>
  <w15:commentEx w15:paraId="65D4A978" w15:done="0"/>
  <w15:commentEx w15:paraId="4D44E5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FD5EBD" w16cex:dateUtc="2025-12-15T13:42:00Z"/>
  <w16cex:commentExtensible w16cex:durableId="103E9CAE" w16cex:dateUtc="2025-12-15T19:51:00Z"/>
  <w16cex:commentExtensible w16cex:durableId="7D17FF83" w16cex:dateUtc="2025-12-15T19:53:00Z"/>
  <w16cex:commentExtensible w16cex:durableId="08F215DE" w16cex:dateUtc="2025-12-15T19:57:00Z"/>
  <w16cex:commentExtensible w16cex:durableId="41C60321" w16cex:dateUtc="2025-12-15T19:59:00Z"/>
  <w16cex:commentExtensible w16cex:durableId="377A5453" w16cex:dateUtc="2025-12-15T19:59:00Z"/>
  <w16cex:commentExtensible w16cex:durableId="28B01AF8" w16cex:dateUtc="2025-12-15T08:19:00Z"/>
  <w16cex:commentExtensible w16cex:durableId="07008F39" w16cex:dateUtc="2025-12-15T20:01:00Z"/>
  <w16cex:commentExtensible w16cex:durableId="261B7593" w16cex:dateUtc="2025-12-15T08:24:00Z"/>
  <w16cex:commentExtensible w16cex:durableId="328ABC3C" w16cex:dateUtc="2025-12-15T20:02:00Z"/>
  <w16cex:commentExtensible w16cex:durableId="3CB7978F" w16cex:dateUtc="2025-12-15T08:50:00Z"/>
  <w16cex:commentExtensible w16cex:durableId="1577A276" w16cex:dateUtc="2025-12-15T20:04:00Z"/>
  <w16cex:commentExtensible w16cex:durableId="7B25E93D" w16cex:dateUtc="2025-12-15T09:49:00Z"/>
  <w16cex:commentExtensible w16cex:durableId="0D84EF02" w16cex:dateUtc="2025-12-15T20:05:00Z"/>
  <w16cex:commentExtensible w16cex:durableId="0984A572" w16cex:dateUtc="2025-12-15T20:07:00Z"/>
  <w16cex:commentExtensible w16cex:durableId="18C6C987" w16cex:dateUtc="2025-12-15T10:16:00Z"/>
  <w16cex:commentExtensible w16cex:durableId="715A5C4C" w16cex:dateUtc="2025-12-15T20:06:00Z"/>
  <w16cex:commentExtensible w16cex:durableId="0E06E2D6" w16cex:dateUtc="2025-12-15T20:08:00Z"/>
  <w16cex:commentExtensible w16cex:durableId="261AED88" w16cex:dateUtc="2025-12-15T20:08:00Z"/>
  <w16cex:commentExtensible w16cex:durableId="69BEA796" w16cex:dateUtc="2025-12-15T20:09:00Z"/>
  <w16cex:commentExtensible w16cex:durableId="7C221178" w16cex:dateUtc="2025-12-15T10:30:00Z"/>
  <w16cex:commentExtensible w16cex:durableId="0DF3426E" w16cex:dateUtc="2025-12-15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42AA1B" w16cid:durableId="12FD5EBD"/>
  <w16cid:commentId w16cid:paraId="05DB1E7A" w16cid:durableId="103E9CAE"/>
  <w16cid:commentId w16cid:paraId="252597A3" w16cid:durableId="7D17FF83"/>
  <w16cid:commentId w16cid:paraId="166EAA07" w16cid:durableId="08F215DE"/>
  <w16cid:commentId w16cid:paraId="59D37860" w16cid:durableId="41C60321"/>
  <w16cid:commentId w16cid:paraId="41DA6F28" w16cid:durableId="377A5453"/>
  <w16cid:commentId w16cid:paraId="59B06062" w16cid:durableId="28B01AF8"/>
  <w16cid:commentId w16cid:paraId="256C6F8A" w16cid:durableId="07008F39"/>
  <w16cid:commentId w16cid:paraId="689A2567" w16cid:durableId="261B7593"/>
  <w16cid:commentId w16cid:paraId="7EEADD05" w16cid:durableId="328ABC3C"/>
  <w16cid:commentId w16cid:paraId="67F41695" w16cid:durableId="3CB7978F"/>
  <w16cid:commentId w16cid:paraId="1E5030DC" w16cid:durableId="1577A276"/>
  <w16cid:commentId w16cid:paraId="11A96F09" w16cid:durableId="7B25E93D"/>
  <w16cid:commentId w16cid:paraId="24F1E5FA" w16cid:durableId="0D84EF02"/>
  <w16cid:commentId w16cid:paraId="09B4F599" w16cid:durableId="0984A572"/>
  <w16cid:commentId w16cid:paraId="1B3F9D83" w16cid:durableId="18C6C987"/>
  <w16cid:commentId w16cid:paraId="66EF433F" w16cid:durableId="715A5C4C"/>
  <w16cid:commentId w16cid:paraId="25EA1EB9" w16cid:durableId="0E06E2D6"/>
  <w16cid:commentId w16cid:paraId="59177BAB" w16cid:durableId="261AED88"/>
  <w16cid:commentId w16cid:paraId="2AECFAC5" w16cid:durableId="69BEA796"/>
  <w16cid:commentId w16cid:paraId="65D4A978" w16cid:durableId="7C221178"/>
  <w16cid:commentId w16cid:paraId="4D44E516" w16cid:durableId="0DF342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67E"/>
    <w:multiLevelType w:val="hybridMultilevel"/>
    <w:tmpl w:val="1A404D2A"/>
    <w:lvl w:ilvl="0" w:tplc="A698C35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F7576B9"/>
    <w:multiLevelType w:val="hybridMultilevel"/>
    <w:tmpl w:val="0486F95E"/>
    <w:lvl w:ilvl="0" w:tplc="E8F6E68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6EA7416B"/>
    <w:multiLevelType w:val="hybridMultilevel"/>
    <w:tmpl w:val="4A8C3D08"/>
    <w:lvl w:ilvl="0" w:tplc="531E0C76">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B8C7BDD"/>
    <w:multiLevelType w:val="hybridMultilevel"/>
    <w:tmpl w:val="92927DAE"/>
    <w:lvl w:ilvl="0" w:tplc="0C080E4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76934729">
    <w:abstractNumId w:val="2"/>
  </w:num>
  <w:num w:numId="2" w16cid:durableId="714045614">
    <w:abstractNumId w:val="3"/>
  </w:num>
  <w:num w:numId="3" w16cid:durableId="1969889931">
    <w:abstractNumId w:val="1"/>
  </w:num>
  <w:num w:numId="4" w16cid:durableId="15102968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ael Løvig Larsen">
    <w15:presenceInfo w15:providerId="AD" w15:userId="S::au705323@uni.au.dk::501b5c6e-34b9-41fc-bcf2-dc0650cde639"/>
  </w15:person>
  <w15:person w15:author="Johanna Pedersen">
    <w15:presenceInfo w15:providerId="AD" w15:userId="S::au583430@uni.au.dk::71571920-b495-4049-9e88-42b8ad2f9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ED"/>
    <w:rsid w:val="00003A0E"/>
    <w:rsid w:val="0000664B"/>
    <w:rsid w:val="00066B0A"/>
    <w:rsid w:val="00070887"/>
    <w:rsid w:val="00074B24"/>
    <w:rsid w:val="00086C10"/>
    <w:rsid w:val="000C63B0"/>
    <w:rsid w:val="000F5AFB"/>
    <w:rsid w:val="000F5BBE"/>
    <w:rsid w:val="001025DC"/>
    <w:rsid w:val="001205F3"/>
    <w:rsid w:val="00123212"/>
    <w:rsid w:val="001620C5"/>
    <w:rsid w:val="001708A6"/>
    <w:rsid w:val="001C58A4"/>
    <w:rsid w:val="001D6269"/>
    <w:rsid w:val="00224F86"/>
    <w:rsid w:val="00252156"/>
    <w:rsid w:val="002607CE"/>
    <w:rsid w:val="002743F1"/>
    <w:rsid w:val="0029263A"/>
    <w:rsid w:val="002C06FB"/>
    <w:rsid w:val="002C1FE6"/>
    <w:rsid w:val="00317C70"/>
    <w:rsid w:val="003303A9"/>
    <w:rsid w:val="0035594B"/>
    <w:rsid w:val="00357C7D"/>
    <w:rsid w:val="00360535"/>
    <w:rsid w:val="00397F19"/>
    <w:rsid w:val="003C1DB8"/>
    <w:rsid w:val="003C1DDA"/>
    <w:rsid w:val="003E1AFA"/>
    <w:rsid w:val="003E4B7D"/>
    <w:rsid w:val="003F6FEE"/>
    <w:rsid w:val="00403DCC"/>
    <w:rsid w:val="00415AA6"/>
    <w:rsid w:val="00421BCC"/>
    <w:rsid w:val="00427988"/>
    <w:rsid w:val="004A33BC"/>
    <w:rsid w:val="004C06CD"/>
    <w:rsid w:val="004D3CB0"/>
    <w:rsid w:val="004E1935"/>
    <w:rsid w:val="004F3C28"/>
    <w:rsid w:val="005104FC"/>
    <w:rsid w:val="00516977"/>
    <w:rsid w:val="00532A61"/>
    <w:rsid w:val="005C79EB"/>
    <w:rsid w:val="00671DAF"/>
    <w:rsid w:val="00677EBD"/>
    <w:rsid w:val="0068749E"/>
    <w:rsid w:val="0069493E"/>
    <w:rsid w:val="006A2825"/>
    <w:rsid w:val="006B7706"/>
    <w:rsid w:val="007473B7"/>
    <w:rsid w:val="00752C3E"/>
    <w:rsid w:val="007658FC"/>
    <w:rsid w:val="007848BE"/>
    <w:rsid w:val="007A10DF"/>
    <w:rsid w:val="007A7E13"/>
    <w:rsid w:val="007B6035"/>
    <w:rsid w:val="007C2122"/>
    <w:rsid w:val="007C2488"/>
    <w:rsid w:val="007D5622"/>
    <w:rsid w:val="007E46E5"/>
    <w:rsid w:val="0082018B"/>
    <w:rsid w:val="0083194C"/>
    <w:rsid w:val="008348C9"/>
    <w:rsid w:val="008739D2"/>
    <w:rsid w:val="008F4F87"/>
    <w:rsid w:val="00945350"/>
    <w:rsid w:val="009528C2"/>
    <w:rsid w:val="00972470"/>
    <w:rsid w:val="00991B2C"/>
    <w:rsid w:val="009B0094"/>
    <w:rsid w:val="009C6052"/>
    <w:rsid w:val="009D128D"/>
    <w:rsid w:val="009D7970"/>
    <w:rsid w:val="009E107E"/>
    <w:rsid w:val="009F5474"/>
    <w:rsid w:val="00A3394A"/>
    <w:rsid w:val="00A72550"/>
    <w:rsid w:val="00A84479"/>
    <w:rsid w:val="00A853F7"/>
    <w:rsid w:val="00A86B1F"/>
    <w:rsid w:val="00AC1FE4"/>
    <w:rsid w:val="00AF723A"/>
    <w:rsid w:val="00B139C8"/>
    <w:rsid w:val="00BA4E2D"/>
    <w:rsid w:val="00BB104B"/>
    <w:rsid w:val="00BD2EFB"/>
    <w:rsid w:val="00BE5290"/>
    <w:rsid w:val="00C01921"/>
    <w:rsid w:val="00C02E4B"/>
    <w:rsid w:val="00C51122"/>
    <w:rsid w:val="00C660AB"/>
    <w:rsid w:val="00C73263"/>
    <w:rsid w:val="00C82EE0"/>
    <w:rsid w:val="00CA21AE"/>
    <w:rsid w:val="00CA41A7"/>
    <w:rsid w:val="00CB588E"/>
    <w:rsid w:val="00CC17AA"/>
    <w:rsid w:val="00CE18EB"/>
    <w:rsid w:val="00CF1742"/>
    <w:rsid w:val="00CF2967"/>
    <w:rsid w:val="00D130CD"/>
    <w:rsid w:val="00D261DC"/>
    <w:rsid w:val="00D34C6E"/>
    <w:rsid w:val="00D451C4"/>
    <w:rsid w:val="00D57E42"/>
    <w:rsid w:val="00D65DBD"/>
    <w:rsid w:val="00D9785B"/>
    <w:rsid w:val="00DD68D2"/>
    <w:rsid w:val="00DD74B1"/>
    <w:rsid w:val="00DE30D1"/>
    <w:rsid w:val="00DE4350"/>
    <w:rsid w:val="00E0767D"/>
    <w:rsid w:val="00E34639"/>
    <w:rsid w:val="00E70445"/>
    <w:rsid w:val="00E75485"/>
    <w:rsid w:val="00E77526"/>
    <w:rsid w:val="00E90F26"/>
    <w:rsid w:val="00E91B03"/>
    <w:rsid w:val="00E92230"/>
    <w:rsid w:val="00E9372B"/>
    <w:rsid w:val="00E95D36"/>
    <w:rsid w:val="00EB033E"/>
    <w:rsid w:val="00ED0356"/>
    <w:rsid w:val="00ED2523"/>
    <w:rsid w:val="00F25EED"/>
    <w:rsid w:val="00F31D55"/>
    <w:rsid w:val="00F3364E"/>
    <w:rsid w:val="00F44E07"/>
    <w:rsid w:val="00F651E5"/>
    <w:rsid w:val="00F81CB5"/>
    <w:rsid w:val="00F8287B"/>
    <w:rsid w:val="00F83481"/>
    <w:rsid w:val="00FD54F9"/>
    <w:rsid w:val="00FE1D6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85B1"/>
  <w15:chartTrackingRefBased/>
  <w15:docId w15:val="{A59D5A60-2BB4-4406-AC9A-9AB3C0D63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EED"/>
    <w:rPr>
      <w:rFonts w:ascii="Times New Roman" w:hAnsi="Times New Roman"/>
      <w:lang w:val="en-US"/>
    </w:rPr>
  </w:style>
  <w:style w:type="paragraph" w:styleId="Heading1">
    <w:name w:val="heading 1"/>
    <w:basedOn w:val="Normal"/>
    <w:next w:val="Normal"/>
    <w:link w:val="Heading1Char"/>
    <w:uiPriority w:val="9"/>
    <w:qFormat/>
    <w:rsid w:val="00F25EED"/>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397F19"/>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semiHidden/>
    <w:unhideWhenUsed/>
    <w:qFormat/>
    <w:rsid w:val="00F25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ED"/>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397F19"/>
    <w:rPr>
      <w:rFonts w:ascii="Times New Roman" w:eastAsiaTheme="majorEastAsia" w:hAnsi="Times New Roman" w:cstheme="majorBidi"/>
      <w:i/>
      <w:color w:val="000000" w:themeColor="text1"/>
      <w:sz w:val="28"/>
      <w:szCs w:val="32"/>
      <w:lang w:val="en-US"/>
    </w:rPr>
  </w:style>
  <w:style w:type="character" w:customStyle="1" w:styleId="Heading3Char">
    <w:name w:val="Heading 3 Char"/>
    <w:basedOn w:val="DefaultParagraphFont"/>
    <w:link w:val="Heading3"/>
    <w:uiPriority w:val="9"/>
    <w:semiHidden/>
    <w:rsid w:val="00F25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ED"/>
    <w:rPr>
      <w:rFonts w:eastAsiaTheme="majorEastAsia" w:cstheme="majorBidi"/>
      <w:color w:val="272727" w:themeColor="text1" w:themeTint="D8"/>
    </w:rPr>
  </w:style>
  <w:style w:type="paragraph" w:styleId="Title">
    <w:name w:val="Title"/>
    <w:basedOn w:val="Normal"/>
    <w:next w:val="Normal"/>
    <w:link w:val="TitleChar"/>
    <w:uiPriority w:val="10"/>
    <w:qFormat/>
    <w:rsid w:val="00F25EE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5EED"/>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2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ED"/>
    <w:pPr>
      <w:spacing w:before="160"/>
      <w:jc w:val="center"/>
    </w:pPr>
    <w:rPr>
      <w:i/>
      <w:iCs/>
      <w:color w:val="404040" w:themeColor="text1" w:themeTint="BF"/>
    </w:rPr>
  </w:style>
  <w:style w:type="character" w:customStyle="1" w:styleId="QuoteChar">
    <w:name w:val="Quote Char"/>
    <w:basedOn w:val="DefaultParagraphFont"/>
    <w:link w:val="Quote"/>
    <w:uiPriority w:val="29"/>
    <w:rsid w:val="00F25EED"/>
    <w:rPr>
      <w:i/>
      <w:iCs/>
      <w:color w:val="404040" w:themeColor="text1" w:themeTint="BF"/>
    </w:rPr>
  </w:style>
  <w:style w:type="paragraph" w:styleId="ListParagraph">
    <w:name w:val="List Paragraph"/>
    <w:basedOn w:val="Normal"/>
    <w:uiPriority w:val="34"/>
    <w:qFormat/>
    <w:rsid w:val="00F25EED"/>
    <w:pPr>
      <w:ind w:left="720"/>
      <w:contextualSpacing/>
    </w:pPr>
  </w:style>
  <w:style w:type="character" w:styleId="IntenseEmphasis">
    <w:name w:val="Intense Emphasis"/>
    <w:basedOn w:val="DefaultParagraphFont"/>
    <w:uiPriority w:val="21"/>
    <w:qFormat/>
    <w:rsid w:val="00F25EED"/>
    <w:rPr>
      <w:i/>
      <w:iCs/>
      <w:color w:val="0F4761" w:themeColor="accent1" w:themeShade="BF"/>
    </w:rPr>
  </w:style>
  <w:style w:type="paragraph" w:styleId="IntenseQuote">
    <w:name w:val="Intense Quote"/>
    <w:basedOn w:val="Normal"/>
    <w:next w:val="Normal"/>
    <w:link w:val="IntenseQuoteChar"/>
    <w:uiPriority w:val="30"/>
    <w:qFormat/>
    <w:rsid w:val="00F2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EED"/>
    <w:rPr>
      <w:i/>
      <w:iCs/>
      <w:color w:val="0F4761" w:themeColor="accent1" w:themeShade="BF"/>
    </w:rPr>
  </w:style>
  <w:style w:type="character" w:styleId="IntenseReference">
    <w:name w:val="Intense Reference"/>
    <w:basedOn w:val="DefaultParagraphFont"/>
    <w:uiPriority w:val="32"/>
    <w:qFormat/>
    <w:rsid w:val="00F25EED"/>
    <w:rPr>
      <w:b/>
      <w:bCs/>
      <w:smallCaps/>
      <w:color w:val="0F4761" w:themeColor="accent1" w:themeShade="BF"/>
      <w:spacing w:val="5"/>
    </w:rPr>
  </w:style>
  <w:style w:type="character" w:styleId="CommentReference">
    <w:name w:val="annotation reference"/>
    <w:basedOn w:val="DefaultParagraphFont"/>
    <w:uiPriority w:val="99"/>
    <w:semiHidden/>
    <w:unhideWhenUsed/>
    <w:rsid w:val="00F8287B"/>
    <w:rPr>
      <w:sz w:val="16"/>
      <w:szCs w:val="16"/>
    </w:rPr>
  </w:style>
  <w:style w:type="paragraph" w:styleId="CommentText">
    <w:name w:val="annotation text"/>
    <w:basedOn w:val="Normal"/>
    <w:link w:val="CommentTextChar"/>
    <w:uiPriority w:val="99"/>
    <w:unhideWhenUsed/>
    <w:rsid w:val="00F8287B"/>
    <w:pPr>
      <w:spacing w:line="240" w:lineRule="auto"/>
    </w:pPr>
    <w:rPr>
      <w:sz w:val="20"/>
      <w:szCs w:val="20"/>
    </w:rPr>
  </w:style>
  <w:style w:type="character" w:customStyle="1" w:styleId="CommentTextChar">
    <w:name w:val="Comment Text Char"/>
    <w:basedOn w:val="DefaultParagraphFont"/>
    <w:link w:val="CommentText"/>
    <w:uiPriority w:val="99"/>
    <w:rsid w:val="00F8287B"/>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F8287B"/>
    <w:rPr>
      <w:b/>
      <w:bCs/>
    </w:rPr>
  </w:style>
  <w:style w:type="character" w:customStyle="1" w:styleId="CommentSubjectChar">
    <w:name w:val="Comment Subject Char"/>
    <w:basedOn w:val="CommentTextChar"/>
    <w:link w:val="CommentSubject"/>
    <w:uiPriority w:val="99"/>
    <w:semiHidden/>
    <w:rsid w:val="00F8287B"/>
    <w:rPr>
      <w:rFonts w:ascii="Times New Roman" w:hAnsi="Times New Roman"/>
      <w:b/>
      <w:bCs/>
      <w:sz w:val="20"/>
      <w:szCs w:val="20"/>
      <w:lang w:val="en-US"/>
    </w:rPr>
  </w:style>
  <w:style w:type="character" w:styleId="PlaceholderText">
    <w:name w:val="Placeholder Text"/>
    <w:basedOn w:val="DefaultParagraphFont"/>
    <w:uiPriority w:val="99"/>
    <w:semiHidden/>
    <w:rsid w:val="00DD68D2"/>
    <w:rPr>
      <w:color w:val="666666"/>
    </w:rPr>
  </w:style>
  <w:style w:type="paragraph" w:styleId="Revision">
    <w:name w:val="Revision"/>
    <w:hidden/>
    <w:uiPriority w:val="99"/>
    <w:semiHidden/>
    <w:rsid w:val="00EB033E"/>
    <w:pPr>
      <w:spacing w:after="0" w:line="240" w:lineRule="auto"/>
    </w:pPr>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47</TotalTime>
  <Pages>6</Pages>
  <Words>819</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Løvig Larsen</dc:creator>
  <cp:keywords/>
  <dc:description/>
  <cp:lastModifiedBy>Mikael Løvig Larsen</cp:lastModifiedBy>
  <cp:revision>4</cp:revision>
  <dcterms:created xsi:type="dcterms:W3CDTF">2025-12-16T09:29:00Z</dcterms:created>
  <dcterms:modified xsi:type="dcterms:W3CDTF">2025-12-16T11:47:00Z</dcterms:modified>
</cp:coreProperties>
</file>