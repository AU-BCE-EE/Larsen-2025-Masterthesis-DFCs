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3396A" w14:textId="77777777" w:rsidR="009A60B7" w:rsidRPr="00E561F6" w:rsidRDefault="009A60B7" w:rsidP="009A60B7"/>
    <w:p w14:paraId="73385D4B" w14:textId="7F5216D4" w:rsidR="009A60B7" w:rsidRPr="00E561F6" w:rsidRDefault="009A60B7" w:rsidP="009A60B7">
      <w:pPr>
        <w:pStyle w:val="Heading1"/>
      </w:pPr>
      <w:r w:rsidRPr="00E561F6">
        <w:t>Overview</w:t>
      </w:r>
    </w:p>
    <w:p w14:paraId="7B4E9F20" w14:textId="3BF16406" w:rsidR="00F519D5" w:rsidRPr="00E561F6" w:rsidRDefault="00F519D5" w:rsidP="00F519D5">
      <w:r w:rsidRPr="00E561F6">
        <w:t>20 containers with samples, 18 with cattle-slurry, 2 ammonium carbonate standards</w:t>
      </w:r>
    </w:p>
    <w:p w14:paraId="7FCD0CDC" w14:textId="6DF54168" w:rsidR="00F519D5" w:rsidRPr="00E561F6" w:rsidRDefault="00F519D5" w:rsidP="00F519D5">
      <w:r w:rsidRPr="00E561F6">
        <w:t>9 with packed soil, 9 with soil collected on field experiment day with surface preserved</w:t>
      </w:r>
    </w:p>
    <w:p w14:paraId="15F279E2" w14:textId="53E32848" w:rsidR="00F519D5" w:rsidRDefault="00F519D5" w:rsidP="00F519D5">
      <w:r w:rsidRPr="00E561F6">
        <w:t>3 types of treatments, H</w:t>
      </w:r>
      <w:r w:rsidRPr="00E561F6">
        <w:rPr>
          <w:vertAlign w:val="subscript"/>
        </w:rPr>
        <w:t>2</w:t>
      </w:r>
      <w:r w:rsidRPr="00E561F6">
        <w:t>SO</w:t>
      </w:r>
      <w:r w:rsidRPr="00E561F6">
        <w:rPr>
          <w:vertAlign w:val="subscript"/>
        </w:rPr>
        <w:t>4</w:t>
      </w:r>
      <w:r w:rsidRPr="00E561F6">
        <w:t>, acetic acid and no acid (untreated)</w:t>
      </w:r>
    </w:p>
    <w:p w14:paraId="71386A95" w14:textId="77777777" w:rsidR="00AC4EE4" w:rsidRPr="00E561F6" w:rsidRDefault="00AC4EE4" w:rsidP="00F519D5"/>
    <w:p w14:paraId="186B0DFF" w14:textId="01CBF62A" w:rsidR="009A60B7" w:rsidRPr="00E561F6" w:rsidRDefault="009A60B7" w:rsidP="009A60B7">
      <w:pPr>
        <w:pStyle w:val="Heading2"/>
      </w:pPr>
      <w:r w:rsidRPr="00E561F6">
        <w:t>Sample Naming Convention</w:t>
      </w:r>
    </w:p>
    <w:p w14:paraId="6028386F" w14:textId="5076A37A" w:rsidR="00F519D5" w:rsidRPr="00E561F6" w:rsidRDefault="00F519D5" w:rsidP="00F519D5">
      <w:r w:rsidRPr="00E561F6">
        <w:t>Field soils = F</w:t>
      </w:r>
    </w:p>
    <w:p w14:paraId="73645D27" w14:textId="7F9E6D46" w:rsidR="00F519D5" w:rsidRPr="00E561F6" w:rsidRDefault="00F519D5" w:rsidP="00F519D5">
      <w:r w:rsidRPr="00E561F6">
        <w:t>Packed soils = P</w:t>
      </w:r>
    </w:p>
    <w:p w14:paraId="6A85A8B4" w14:textId="77777777" w:rsidR="00F519D5" w:rsidRPr="00E561F6" w:rsidRDefault="00F519D5" w:rsidP="00F519D5"/>
    <w:p w14:paraId="0B0EAA24" w14:textId="48E38B4D" w:rsidR="00F519D5" w:rsidRPr="00E561F6" w:rsidRDefault="00F519D5" w:rsidP="00F519D5">
      <w:pPr>
        <w:rPr>
          <w:vertAlign w:val="subscript"/>
        </w:rPr>
      </w:pPr>
      <w:r w:rsidRPr="00E561F6">
        <w:t>H</w:t>
      </w:r>
      <w:r w:rsidRPr="00E561F6">
        <w:rPr>
          <w:vertAlign w:val="subscript"/>
        </w:rPr>
        <w:t>2</w:t>
      </w:r>
      <w:r w:rsidRPr="00E561F6">
        <w:t>SO</w:t>
      </w:r>
      <w:r w:rsidRPr="00E561F6">
        <w:rPr>
          <w:vertAlign w:val="subscript"/>
        </w:rPr>
        <w:t>4</w:t>
      </w:r>
      <w:r w:rsidRPr="00E561F6">
        <w:t xml:space="preserve"> treatment = H</w:t>
      </w:r>
      <w:r w:rsidRPr="00E561F6">
        <w:rPr>
          <w:vertAlign w:val="subscript"/>
        </w:rPr>
        <w:t>2</w:t>
      </w:r>
      <w:r w:rsidRPr="00E561F6">
        <w:t>SO</w:t>
      </w:r>
      <w:r w:rsidRPr="00E561F6">
        <w:rPr>
          <w:vertAlign w:val="subscript"/>
        </w:rPr>
        <w:t>4</w:t>
      </w:r>
    </w:p>
    <w:p w14:paraId="7E1298F8" w14:textId="7F3F35BE" w:rsidR="00F519D5" w:rsidRPr="00E561F6" w:rsidRDefault="00F519D5" w:rsidP="00F519D5">
      <w:r w:rsidRPr="00E561F6">
        <w:t>Acetic acid treatment = AA</w:t>
      </w:r>
    </w:p>
    <w:p w14:paraId="4067E306" w14:textId="0E50CF25" w:rsidR="00F519D5" w:rsidRPr="00E561F6" w:rsidRDefault="00F519D5" w:rsidP="00F519D5">
      <w:r w:rsidRPr="00E561F6">
        <w:t>No treatment = U</w:t>
      </w:r>
    </w:p>
    <w:p w14:paraId="7D75341A" w14:textId="77777777" w:rsidR="00F519D5" w:rsidRPr="00E561F6" w:rsidRDefault="00F519D5" w:rsidP="00F519D5"/>
    <w:p w14:paraId="431BC03B" w14:textId="1248673D" w:rsidR="00F519D5" w:rsidRPr="00E561F6" w:rsidRDefault="00F519D5" w:rsidP="00F519D5">
      <w:r w:rsidRPr="00E561F6">
        <w:t xml:space="preserve">Number relates to container/jar </w:t>
      </w:r>
    </w:p>
    <w:p w14:paraId="2D8379A4" w14:textId="04951B7C" w:rsidR="00F04DDA" w:rsidRPr="00E561F6" w:rsidRDefault="00F519D5" w:rsidP="00F04DDA">
      <w:r w:rsidRPr="00E561F6">
        <w:t>Ie. Sample in container 18 will be described as 18.</w:t>
      </w:r>
      <w:proofErr w:type="gramStart"/>
      <w:r w:rsidRPr="00E561F6">
        <w:t>F.AA</w:t>
      </w:r>
      <w:proofErr w:type="gramEnd"/>
    </w:p>
    <w:p w14:paraId="193BD701" w14:textId="4759A463" w:rsidR="00F04DDA" w:rsidRPr="00E561F6" w:rsidRDefault="0005566C" w:rsidP="00F04DDA">
      <w:pPr>
        <w:pStyle w:val="Heading2"/>
      </w:pPr>
      <w:r w:rsidRPr="00E561F6">
        <w:t xml:space="preserve">Experimental </w:t>
      </w:r>
      <w:r w:rsidR="00F04DDA" w:rsidRPr="00E561F6">
        <w:t>Setu</w:t>
      </w:r>
      <w:r w:rsidRPr="00E561F6">
        <w:t>p</w:t>
      </w:r>
    </w:p>
    <w:p w14:paraId="550D57EE" w14:textId="6CADE72B" w:rsidR="00F04DDA" w:rsidRPr="00E561F6" w:rsidRDefault="0005566C" w:rsidP="00F04DDA">
      <w:r w:rsidRPr="00E561F6">
        <w:rPr>
          <w:noProof/>
        </w:rPr>
        <w:drawing>
          <wp:inline distT="0" distB="0" distL="0" distR="0" wp14:anchorId="2534619A" wp14:editId="2951CCD1">
            <wp:extent cx="5379720" cy="3025883"/>
            <wp:effectExtent l="0" t="0" r="0" b="3175"/>
            <wp:docPr id="89509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79896" cy="3025982"/>
                    </a:xfrm>
                    <a:prstGeom prst="rect">
                      <a:avLst/>
                    </a:prstGeom>
                    <a:noFill/>
                    <a:ln>
                      <a:noFill/>
                    </a:ln>
                  </pic:spPr>
                </pic:pic>
              </a:graphicData>
            </a:graphic>
          </wp:inline>
        </w:drawing>
      </w:r>
    </w:p>
    <w:p w14:paraId="092E4A50" w14:textId="77777777" w:rsidR="009A60B7" w:rsidRPr="00E561F6" w:rsidRDefault="009A60B7" w:rsidP="009A60B7"/>
    <w:p w14:paraId="7C840724" w14:textId="7D4EA5E4" w:rsidR="009271C6" w:rsidRDefault="009271C6" w:rsidP="009A60B7">
      <w:pPr>
        <w:pStyle w:val="Heading1"/>
      </w:pPr>
      <w:commentRangeStart w:id="0"/>
      <w:commentRangeStart w:id="1"/>
      <w:r w:rsidRPr="009271C6">
        <w:rPr>
          <w:highlight w:val="yellow"/>
        </w:rPr>
        <w:t>Day -2 Dry Agro soil</w:t>
      </w:r>
      <w:commentRangeEnd w:id="0"/>
      <w:r>
        <w:rPr>
          <w:rStyle w:val="CommentReference"/>
          <w:rFonts w:eastAsiaTheme="minorHAnsi" w:cstheme="minorBidi"/>
          <w:color w:val="auto"/>
        </w:rPr>
        <w:commentReference w:id="0"/>
      </w:r>
      <w:commentRangeEnd w:id="1"/>
      <w:r w:rsidR="0019704E">
        <w:rPr>
          <w:rStyle w:val="CommentReference"/>
          <w:rFonts w:eastAsiaTheme="minorHAnsi" w:cstheme="minorBidi"/>
          <w:color w:val="auto"/>
        </w:rPr>
        <w:commentReference w:id="1"/>
      </w:r>
    </w:p>
    <w:p w14:paraId="088AD796" w14:textId="05C5B83C" w:rsidR="009271C6" w:rsidRPr="009271C6" w:rsidRDefault="009271C6" w:rsidP="009271C6">
      <w:r w:rsidRPr="009271C6">
        <w:rPr>
          <w:highlight w:val="yellow"/>
        </w:rPr>
        <w:t>…</w:t>
      </w:r>
    </w:p>
    <w:p w14:paraId="612F3953" w14:textId="7CDB1A11" w:rsidR="00F04DDA" w:rsidRPr="00E561F6" w:rsidRDefault="009A60B7" w:rsidP="009A60B7">
      <w:pPr>
        <w:pStyle w:val="Heading1"/>
      </w:pPr>
      <w:r w:rsidRPr="00E561F6">
        <w:t>Day -1: Prepare samples</w:t>
      </w:r>
      <w:r w:rsidR="00F519D5" w:rsidRPr="00E561F6">
        <w:t>,</w:t>
      </w:r>
      <w:r w:rsidR="0005566C" w:rsidRPr="00E561F6">
        <w:t xml:space="preserve"> cattle</w:t>
      </w:r>
      <w:r w:rsidR="00F04DDA" w:rsidRPr="00E561F6">
        <w:t xml:space="preserve"> slurry</w:t>
      </w:r>
      <w:r w:rsidR="00403C19" w:rsidRPr="00E561F6">
        <w:t>,</w:t>
      </w:r>
      <w:r w:rsidR="00F04DDA" w:rsidRPr="00E561F6">
        <w:t xml:space="preserve"> analysis</w:t>
      </w:r>
      <w:r w:rsidR="00403C19" w:rsidRPr="00E561F6">
        <w:t xml:space="preserve"> and setup</w:t>
      </w:r>
    </w:p>
    <w:p w14:paraId="1173CE8E" w14:textId="126235A9" w:rsidR="00160D60" w:rsidRPr="00E561F6" w:rsidRDefault="00160D60" w:rsidP="00160D60">
      <w:r w:rsidRPr="00E561F6">
        <w:t>Tasks are in prioritized order</w:t>
      </w:r>
    </w:p>
    <w:p w14:paraId="57240E59" w14:textId="04DFC954" w:rsidR="00F04DDA" w:rsidRPr="00E561F6" w:rsidRDefault="00F04DDA" w:rsidP="00F04DDA">
      <w:r w:rsidRPr="00E561F6">
        <w:t>Samples: F needs to be collected, P needs to be p</w:t>
      </w:r>
      <w:r w:rsidR="00F519D5" w:rsidRPr="00E561F6">
        <w:t xml:space="preserve">acked, </w:t>
      </w:r>
      <w:commentRangeStart w:id="2"/>
      <w:r w:rsidR="00F519D5" w:rsidRPr="00E561F6">
        <w:t>STD prepare solution</w:t>
      </w:r>
      <w:commentRangeEnd w:id="2"/>
      <w:r w:rsidR="008D2652">
        <w:rPr>
          <w:rStyle w:val="CommentReference"/>
        </w:rPr>
        <w:commentReference w:id="2"/>
      </w:r>
    </w:p>
    <w:p w14:paraId="7E85B063" w14:textId="2E754BDC" w:rsidR="00F519D5" w:rsidRPr="00E561F6" w:rsidRDefault="00F519D5" w:rsidP="00F04DDA">
      <w:r w:rsidRPr="00E561F6">
        <w:t>Slurry: Collect and acidify H</w:t>
      </w:r>
      <w:r w:rsidRPr="00E561F6">
        <w:rPr>
          <w:vertAlign w:val="subscript"/>
        </w:rPr>
        <w:t>2</w:t>
      </w:r>
      <w:r w:rsidRPr="00E561F6">
        <w:t>SO</w:t>
      </w:r>
      <w:r w:rsidRPr="00E561F6">
        <w:rPr>
          <w:vertAlign w:val="subscript"/>
        </w:rPr>
        <w:t>4</w:t>
      </w:r>
      <w:r w:rsidRPr="00E561F6">
        <w:t xml:space="preserve"> and AA + untreated. Check pH before and after!</w:t>
      </w:r>
    </w:p>
    <w:p w14:paraId="030CE7F2" w14:textId="2FA2FF85" w:rsidR="00F519D5" w:rsidRPr="00E561F6" w:rsidRDefault="00F519D5" w:rsidP="00F04DDA">
      <w:r w:rsidRPr="00E561F6">
        <w:t xml:space="preserve">Analysis: field-soil water content analysis, slurry TAN analysis, slurry DM analysis, STD ammonia content analysis. </w:t>
      </w:r>
    </w:p>
    <w:p w14:paraId="3FFEC179" w14:textId="30816926" w:rsidR="00403C19" w:rsidRPr="00E561F6" w:rsidRDefault="00403C19" w:rsidP="00F04DDA">
      <w:r w:rsidRPr="00E561F6">
        <w:t>Setup: check flows, prepare acid-</w:t>
      </w:r>
      <w:proofErr w:type="gramStart"/>
      <w:r w:rsidR="00160D60" w:rsidRPr="00E561F6">
        <w:t>trap</w:t>
      </w:r>
      <w:proofErr w:type="gramEnd"/>
      <w:r w:rsidRPr="00E561F6">
        <w:t>, test Picarro-cycle, change Any desk code</w:t>
      </w:r>
    </w:p>
    <w:p w14:paraId="4F181CD7" w14:textId="77777777" w:rsidR="00F519D5" w:rsidRPr="00E561F6" w:rsidRDefault="00F519D5" w:rsidP="00F04DDA"/>
    <w:p w14:paraId="1A26FAE8" w14:textId="6F050AF5" w:rsidR="009A60B7" w:rsidRDefault="00F04DDA" w:rsidP="00F04DDA">
      <w:pPr>
        <w:pStyle w:val="Heading2"/>
      </w:pPr>
      <w:r w:rsidRPr="00E561F6">
        <w:t>Collect</w:t>
      </w:r>
      <w:r w:rsidR="0005566C" w:rsidRPr="00E561F6">
        <w:t xml:space="preserve"> cattle</w:t>
      </w:r>
      <w:r w:rsidRPr="00E561F6">
        <w:t xml:space="preserve"> slurry and soil-samples, test soil water content</w:t>
      </w:r>
    </w:p>
    <w:p w14:paraId="41D0E3F7" w14:textId="09600E0E" w:rsidR="00BB3247" w:rsidRPr="00BB3247" w:rsidRDefault="00BB3247" w:rsidP="00BB3247">
      <w:r>
        <w:t>Remember to calibrate the pH meter</w:t>
      </w:r>
    </w:p>
    <w:p w14:paraId="5CDAE8A4" w14:textId="3F948F4C" w:rsidR="00F04DDA" w:rsidRPr="00E561F6" w:rsidRDefault="00F04DDA" w:rsidP="00F04DDA">
      <w:pPr>
        <w:rPr>
          <w:b/>
          <w:bCs/>
        </w:rPr>
      </w:pPr>
      <w:r w:rsidRPr="00E561F6">
        <w:rPr>
          <w:b/>
          <w:bCs/>
        </w:rPr>
        <w:t>Collect</w:t>
      </w:r>
      <w:r w:rsidR="0005566C" w:rsidRPr="00E561F6">
        <w:rPr>
          <w:b/>
          <w:bCs/>
        </w:rPr>
        <w:t xml:space="preserve"> cattle</w:t>
      </w:r>
      <w:r w:rsidRPr="00E561F6">
        <w:rPr>
          <w:b/>
          <w:bCs/>
        </w:rPr>
        <w:t xml:space="preserve"> slurry</w:t>
      </w:r>
    </w:p>
    <w:p w14:paraId="5C386A28" w14:textId="67A7E6A6" w:rsidR="00F04DDA" w:rsidRPr="00E561F6" w:rsidRDefault="00F519D5" w:rsidP="00F04DDA">
      <w:pPr>
        <w:pStyle w:val="ListParagraph"/>
        <w:numPr>
          <w:ilvl w:val="0"/>
          <w:numId w:val="6"/>
        </w:numPr>
        <w:rPr>
          <w:b/>
          <w:bCs/>
        </w:rPr>
      </w:pPr>
      <w:r w:rsidRPr="00E561F6">
        <w:t xml:space="preserve">Stored in </w:t>
      </w:r>
      <w:r w:rsidR="0005566C" w:rsidRPr="00E561F6">
        <w:t xml:space="preserve">building close to L30 </w:t>
      </w:r>
      <w:commentRangeStart w:id="3"/>
      <w:r w:rsidR="0005566C" w:rsidRPr="00BB3247">
        <w:rPr>
          <w:highlight w:val="yellow"/>
        </w:rPr>
        <w:t>(G31?)</w:t>
      </w:r>
      <w:commentRangeEnd w:id="3"/>
      <w:r w:rsidR="00B466E0">
        <w:rPr>
          <w:rStyle w:val="CommentReference"/>
        </w:rPr>
        <w:commentReference w:id="3"/>
      </w:r>
    </w:p>
    <w:p w14:paraId="05298C6A" w14:textId="71986EC3" w:rsidR="0005566C" w:rsidRPr="00E561F6" w:rsidRDefault="0005566C" w:rsidP="00F04DDA">
      <w:pPr>
        <w:pStyle w:val="ListParagraph"/>
        <w:numPr>
          <w:ilvl w:val="0"/>
          <w:numId w:val="6"/>
        </w:numPr>
        <w:rPr>
          <w:b/>
          <w:bCs/>
        </w:rPr>
      </w:pPr>
      <w:commentRangeStart w:id="4"/>
      <w:r w:rsidRPr="00E561F6">
        <w:t>Grap a large bucketful</w:t>
      </w:r>
      <w:commentRangeEnd w:id="4"/>
      <w:r w:rsidR="00055442">
        <w:rPr>
          <w:rStyle w:val="CommentReference"/>
        </w:rPr>
        <w:commentReference w:id="4"/>
      </w:r>
      <w:r w:rsidRPr="00E561F6">
        <w:t xml:space="preserve">, will be </w:t>
      </w:r>
      <w:r w:rsidR="00403C19" w:rsidRPr="00E561F6">
        <w:t>weighed</w:t>
      </w:r>
      <w:r w:rsidRPr="00E561F6">
        <w:t xml:space="preserve"> in the lab </w:t>
      </w:r>
      <m:oMath>
        <m:r>
          <m:rPr>
            <m:sty m:val="p"/>
          </m:rPr>
          <w:rPr>
            <w:rFonts w:ascii="Cambria Math" w:hAnsi="Cambria Math"/>
          </w:rPr>
          <m:t>≈</m:t>
        </m:r>
      </m:oMath>
      <w:r w:rsidR="00403C19" w:rsidRPr="00E561F6">
        <w:rPr>
          <w:rFonts w:eastAsiaTheme="minorEastAsia"/>
        </w:rPr>
        <w:t xml:space="preserve"> 1.5-2 L</w:t>
      </w:r>
    </w:p>
    <w:p w14:paraId="516C14B3" w14:textId="31563918" w:rsidR="0005566C" w:rsidRPr="00E561F6" w:rsidRDefault="0005566C" w:rsidP="0005566C">
      <w:pPr>
        <w:rPr>
          <w:b/>
          <w:bCs/>
        </w:rPr>
      </w:pPr>
      <w:r w:rsidRPr="00E561F6">
        <w:rPr>
          <w:b/>
          <w:bCs/>
        </w:rPr>
        <w:t>Collect soil samples</w:t>
      </w:r>
    </w:p>
    <w:p w14:paraId="622C0BDF" w14:textId="0D5EE2C9" w:rsidR="00F8791A" w:rsidRPr="00E561F6" w:rsidRDefault="00F8791A" w:rsidP="00F8791A">
      <w:pPr>
        <w:pStyle w:val="ListParagraph"/>
        <w:numPr>
          <w:ilvl w:val="0"/>
          <w:numId w:val="6"/>
        </w:numPr>
        <w:rPr>
          <w:b/>
          <w:bCs/>
        </w:rPr>
      </w:pPr>
      <w:r w:rsidRPr="00E561F6">
        <w:t>Building</w:t>
      </w:r>
      <w:r w:rsidR="00BB3247">
        <w:t xml:space="preserve"> connected to main Foulum building</w:t>
      </w:r>
      <w:r w:rsidRPr="00E561F6">
        <w:t xml:space="preserve"> </w:t>
      </w:r>
      <w:r w:rsidRPr="00E561F6">
        <w:rPr>
          <w:highlight w:val="yellow"/>
        </w:rPr>
        <w:t>PV24</w:t>
      </w:r>
      <w:ins w:id="5" w:author="Johanna Pedersen" w:date="2025-12-18T11:01:00Z" w16du:dateUtc="2025-12-18T10:01:00Z">
        <w:r w:rsidR="00865EC3">
          <w:rPr>
            <w:highlight w:val="yellow"/>
          </w:rPr>
          <w:t xml:space="preserve"> Ja – PV24 </w:t>
        </w:r>
        <w:proofErr w:type="spellStart"/>
        <w:r w:rsidR="00865EC3">
          <w:rPr>
            <w:highlight w:val="yellow"/>
          </w:rPr>
          <w:t>indgangen</w:t>
        </w:r>
      </w:ins>
      <w:proofErr w:type="spellEnd"/>
      <w:r w:rsidR="00403C19" w:rsidRPr="00E561F6">
        <w:rPr>
          <w:highlight w:val="yellow"/>
        </w:rPr>
        <w:t>?</w:t>
      </w:r>
    </w:p>
    <w:p w14:paraId="077B6474" w14:textId="5F387977" w:rsidR="00F8791A" w:rsidRPr="00E561F6" w:rsidRDefault="00F8791A" w:rsidP="00F8791A">
      <w:pPr>
        <w:pStyle w:val="ListParagraph"/>
        <w:numPr>
          <w:ilvl w:val="0"/>
          <w:numId w:val="6"/>
        </w:numPr>
        <w:rPr>
          <w:b/>
          <w:bCs/>
        </w:rPr>
      </w:pPr>
      <w:r w:rsidRPr="00E561F6">
        <w:t>Cellar</w:t>
      </w:r>
    </w:p>
    <w:p w14:paraId="42EE8944" w14:textId="23FC1136" w:rsidR="00F8791A" w:rsidRPr="00E561F6" w:rsidRDefault="00F8791A" w:rsidP="00F8791A">
      <w:pPr>
        <w:pStyle w:val="ListParagraph"/>
        <w:numPr>
          <w:ilvl w:val="0"/>
          <w:numId w:val="6"/>
        </w:numPr>
        <w:rPr>
          <w:b/>
          <w:bCs/>
        </w:rPr>
      </w:pPr>
      <w:r w:rsidRPr="00E561F6">
        <w:t xml:space="preserve">Cooling </w:t>
      </w:r>
      <w:r w:rsidR="00403C19" w:rsidRPr="00E561F6">
        <w:t>room</w:t>
      </w:r>
      <w:r w:rsidR="00BB3247">
        <w:t xml:space="preserve"> number </w:t>
      </w:r>
      <w:ins w:id="6" w:author="Johanna Pedersen" w:date="2025-12-18T11:01:00Z" w16du:dateUtc="2025-12-18T10:01:00Z">
        <w:r w:rsidR="00DF6387">
          <w:rPr>
            <w:highlight w:val="yellow"/>
          </w:rPr>
          <w:t>1012</w:t>
        </w:r>
      </w:ins>
      <w:del w:id="7" w:author="Johanna Pedersen" w:date="2025-12-18T11:01:00Z" w16du:dateUtc="2025-12-18T10:01:00Z">
        <w:r w:rsidR="00BB3247" w:rsidRPr="00BB3247" w:rsidDel="00DF6387">
          <w:rPr>
            <w:highlight w:val="yellow"/>
          </w:rPr>
          <w:delText>X</w:delText>
        </w:r>
      </w:del>
      <w:r w:rsidR="00403C19" w:rsidRPr="00E561F6">
        <w:t>?</w:t>
      </w:r>
    </w:p>
    <w:p w14:paraId="5956FB8B" w14:textId="0C756EA3" w:rsidR="00F8791A" w:rsidRPr="00E561F6" w:rsidRDefault="00F8791A" w:rsidP="00F8791A">
      <w:pPr>
        <w:pStyle w:val="ListParagraph"/>
        <w:numPr>
          <w:ilvl w:val="0"/>
          <w:numId w:val="6"/>
        </w:numPr>
        <w:rPr>
          <w:b/>
          <w:bCs/>
        </w:rPr>
      </w:pPr>
      <w:proofErr w:type="spellStart"/>
      <w:r w:rsidRPr="00E561F6">
        <w:t>Reol</w:t>
      </w:r>
      <w:proofErr w:type="spellEnd"/>
      <w:r w:rsidRPr="00E561F6">
        <w:t xml:space="preserve"> 8 </w:t>
      </w:r>
      <w:proofErr w:type="spellStart"/>
      <w:r w:rsidRPr="00E561F6">
        <w:t>kasse</w:t>
      </w:r>
      <w:proofErr w:type="spellEnd"/>
      <w:r w:rsidRPr="00E561F6">
        <w:t xml:space="preserve"> 139</w:t>
      </w:r>
    </w:p>
    <w:p w14:paraId="05016AAB" w14:textId="0A19B175" w:rsidR="00F8791A" w:rsidRPr="00E561F6" w:rsidRDefault="00F8791A" w:rsidP="00F8791A">
      <w:pPr>
        <w:pStyle w:val="ListParagraph"/>
        <w:numPr>
          <w:ilvl w:val="0"/>
          <w:numId w:val="6"/>
        </w:numPr>
        <w:rPr>
          <w:b/>
          <w:bCs/>
        </w:rPr>
      </w:pPr>
      <w:r w:rsidRPr="00E561F6">
        <w:t>From cattle experiment - 2025-10-28</w:t>
      </w:r>
    </w:p>
    <w:p w14:paraId="658CA514" w14:textId="2059416D" w:rsidR="00F8791A" w:rsidRPr="00E561F6" w:rsidRDefault="00F8791A" w:rsidP="0005566C">
      <w:pPr>
        <w:rPr>
          <w:b/>
          <w:bCs/>
        </w:rPr>
      </w:pPr>
      <w:r w:rsidRPr="00E561F6">
        <w:rPr>
          <w:b/>
          <w:bCs/>
        </w:rPr>
        <w:t xml:space="preserve">Test </w:t>
      </w:r>
      <w:proofErr w:type="gramStart"/>
      <w:r w:rsidRPr="00E561F6">
        <w:rPr>
          <w:b/>
          <w:bCs/>
        </w:rPr>
        <w:t>of</w:t>
      </w:r>
      <w:proofErr w:type="gramEnd"/>
      <w:r w:rsidRPr="00E561F6">
        <w:rPr>
          <w:b/>
          <w:bCs/>
        </w:rPr>
        <w:t xml:space="preserve"> F-soil water content</w:t>
      </w:r>
    </w:p>
    <w:p w14:paraId="12D1413A" w14:textId="7CFC0F55" w:rsidR="00F8791A" w:rsidRPr="00E561F6" w:rsidRDefault="00F8791A" w:rsidP="00F8791A">
      <w:pPr>
        <w:pStyle w:val="ListParagraph"/>
        <w:numPr>
          <w:ilvl w:val="0"/>
          <w:numId w:val="6"/>
        </w:numPr>
      </w:pPr>
      <w:r w:rsidRPr="00E561F6">
        <w:t>L32</w:t>
      </w:r>
    </w:p>
    <w:p w14:paraId="4DF9AB76" w14:textId="27681FD8" w:rsidR="00F8791A" w:rsidRPr="00E561F6" w:rsidRDefault="00F8791A" w:rsidP="00F8791A">
      <w:pPr>
        <w:pStyle w:val="ListParagraph"/>
        <w:numPr>
          <w:ilvl w:val="0"/>
          <w:numId w:val="6"/>
        </w:numPr>
      </w:pPr>
      <w:r w:rsidRPr="00E561F6">
        <w:t>Weigh 3 aluminum containers, weigh soil from 3 F-samples in container, put into oven.</w:t>
      </w:r>
    </w:p>
    <w:p w14:paraId="1BE79785" w14:textId="2471ED79" w:rsidR="00F8791A" w:rsidRPr="00E561F6" w:rsidRDefault="00F8791A" w:rsidP="00F8791A">
      <w:pPr>
        <w:pStyle w:val="ListParagraph"/>
        <w:numPr>
          <w:ilvl w:val="0"/>
          <w:numId w:val="6"/>
        </w:numPr>
      </w:pPr>
      <w:r w:rsidRPr="00E561F6">
        <w:t>Meanwhile, check whether the red lids can be easily removed without spilling soil</w:t>
      </w:r>
    </w:p>
    <w:p w14:paraId="29AB7CBD" w14:textId="1AEE2D8D" w:rsidR="00F04DDA" w:rsidRPr="00E561F6" w:rsidRDefault="00F8791A" w:rsidP="009A60B7">
      <w:pPr>
        <w:pStyle w:val="ListParagraph"/>
        <w:numPr>
          <w:ilvl w:val="0"/>
          <w:numId w:val="6"/>
        </w:numPr>
      </w:pPr>
      <w:r w:rsidRPr="00E561F6">
        <w:t>Take out of oven and weigh again after 24 h.</w:t>
      </w:r>
    </w:p>
    <w:p w14:paraId="6E8E0612" w14:textId="77777777" w:rsidR="00F8791A" w:rsidRPr="00E561F6" w:rsidRDefault="00F8791A" w:rsidP="00F8791A"/>
    <w:p w14:paraId="20AC91CB" w14:textId="345B4D62" w:rsidR="00F8791A" w:rsidRPr="00E561F6" w:rsidRDefault="00F8791A" w:rsidP="00F8791A">
      <w:pPr>
        <w:pStyle w:val="Heading2"/>
      </w:pPr>
      <w:r w:rsidRPr="00E561F6">
        <w:t>Slurry acidification:</w:t>
      </w:r>
    </w:p>
    <w:p w14:paraId="20F600CD" w14:textId="5816026E" w:rsidR="00403C19" w:rsidRPr="00E561F6" w:rsidRDefault="00403C19" w:rsidP="00403C19">
      <w:r w:rsidRPr="00E561F6">
        <w:rPr>
          <w:highlight w:val="yellow"/>
        </w:rPr>
        <w:t>500 g</w:t>
      </w:r>
      <w:r w:rsidRPr="00E561F6">
        <w:t xml:space="preserve"> of slurry per treatment </w:t>
      </w:r>
    </w:p>
    <w:p w14:paraId="7B3AB20F" w14:textId="5A22AB57" w:rsidR="009C3345" w:rsidRPr="00E561F6" w:rsidRDefault="00403C19" w:rsidP="009C3345">
      <w:pPr>
        <w:pStyle w:val="ListParagraph"/>
        <w:numPr>
          <w:ilvl w:val="0"/>
          <w:numId w:val="6"/>
        </w:numPr>
      </w:pPr>
      <w:r w:rsidRPr="00E561F6">
        <w:lastRenderedPageBreak/>
        <w:t>Check pH beforehand</w:t>
      </w:r>
      <w:r w:rsidR="009C3345" w:rsidRPr="00E561F6">
        <w:t xml:space="preserve"> and afterwards</w:t>
      </w:r>
      <w:r w:rsidR="009C7325">
        <w:t>, as triplicates</w:t>
      </w:r>
    </w:p>
    <w:p w14:paraId="309D2AB1" w14:textId="462928D0" w:rsidR="00403C19" w:rsidRPr="00E561F6" w:rsidRDefault="00F8791A" w:rsidP="00F8791A">
      <w:pPr>
        <w:rPr>
          <w:b/>
          <w:bCs/>
          <w:vertAlign w:val="subscript"/>
        </w:rPr>
      </w:pPr>
      <w:r w:rsidRPr="00E561F6">
        <w:rPr>
          <w:b/>
          <w:bCs/>
        </w:rPr>
        <w:t>H</w:t>
      </w:r>
      <w:r w:rsidRPr="00E561F6">
        <w:rPr>
          <w:b/>
          <w:bCs/>
          <w:vertAlign w:val="subscript"/>
        </w:rPr>
        <w:t>2</w:t>
      </w:r>
      <w:r w:rsidRPr="00E561F6">
        <w:rPr>
          <w:b/>
          <w:bCs/>
        </w:rPr>
        <w:t>SO</w:t>
      </w:r>
      <w:r w:rsidRPr="00E561F6">
        <w:rPr>
          <w:b/>
          <w:bCs/>
          <w:vertAlign w:val="subscript"/>
        </w:rPr>
        <w:t>4</w:t>
      </w:r>
    </w:p>
    <w:p w14:paraId="2781BFEF" w14:textId="7C1421A2" w:rsidR="00403C19" w:rsidRPr="00E561F6" w:rsidRDefault="00403C19" w:rsidP="00F8791A">
      <w:r w:rsidRPr="00E561F6">
        <w:t>Using same weight as large-scale</w:t>
      </w:r>
      <w:r w:rsidR="00DA0910" w:rsidRPr="00E561F6">
        <w:t xml:space="preserve"> will require 0.79 mL 95% wt. H</w:t>
      </w:r>
      <w:r w:rsidR="00DA0910" w:rsidRPr="00E561F6">
        <w:rPr>
          <w:vertAlign w:val="subscript"/>
        </w:rPr>
        <w:t>2</w:t>
      </w:r>
      <w:r w:rsidR="00DA0910" w:rsidRPr="00E561F6">
        <w:t>SO</w:t>
      </w:r>
      <w:r w:rsidR="00DA0910" w:rsidRPr="00E561F6">
        <w:rPr>
          <w:vertAlign w:val="subscript"/>
        </w:rPr>
        <w:t>4</w:t>
      </w:r>
      <w:r w:rsidR="009C3345" w:rsidRPr="00E561F6">
        <w:t xml:space="preserve"> (check detailed calculations)</w:t>
      </w:r>
    </w:p>
    <w:p w14:paraId="3D31F0B1" w14:textId="249A566F" w:rsidR="00DA0910" w:rsidRPr="00E561F6" w:rsidRDefault="00DA0910" w:rsidP="00F8791A">
      <w:commentRangeStart w:id="8"/>
      <w:r w:rsidRPr="00E561F6">
        <w:rPr>
          <w:highlight w:val="yellow"/>
        </w:rPr>
        <w:t>All added at once</w:t>
      </w:r>
      <w:commentRangeEnd w:id="8"/>
      <w:r w:rsidR="00F14C53">
        <w:rPr>
          <w:rStyle w:val="CommentReference"/>
        </w:rPr>
        <w:commentReference w:id="8"/>
      </w:r>
      <w:r w:rsidRPr="00E561F6">
        <w:rPr>
          <w:highlight w:val="yellow"/>
        </w:rPr>
        <w:t>.</w:t>
      </w:r>
      <w:r w:rsidR="009C3345" w:rsidRPr="00E561F6">
        <w:rPr>
          <w:highlight w:val="yellow"/>
        </w:rPr>
        <w:t xml:space="preserve"> </w:t>
      </w:r>
      <w:r w:rsidRPr="00E561F6">
        <w:rPr>
          <w:highlight w:val="yellow"/>
        </w:rPr>
        <w:t xml:space="preserve">Or over time </w:t>
      </w:r>
      <m:oMath>
        <m:r>
          <m:rPr>
            <m:sty m:val="p"/>
          </m:rPr>
          <w:rPr>
            <w:rFonts w:ascii="Cambria Math" w:hAnsi="Cambria Math"/>
            <w:highlight w:val="yellow"/>
          </w:rPr>
          <m:t>100 μL</m:t>
        </m:r>
      </m:oMath>
      <w:r w:rsidRPr="00E561F6">
        <w:rPr>
          <w:rFonts w:eastAsiaTheme="minorEastAsia"/>
          <w:iCs/>
          <w:highlight w:val="yellow"/>
        </w:rPr>
        <w:t xml:space="preserve"> (except last addition) each time with 1-minute intervals</w:t>
      </w:r>
      <w:r w:rsidRPr="00E561F6">
        <w:rPr>
          <w:rFonts w:eastAsiaTheme="minorEastAsia"/>
          <w:iCs/>
        </w:rPr>
        <w:t xml:space="preserve"> between addition</w:t>
      </w:r>
    </w:p>
    <w:p w14:paraId="330973FA" w14:textId="05C10460" w:rsidR="00DA0910" w:rsidRPr="00E561F6" w:rsidRDefault="00DA0910" w:rsidP="00F8791A">
      <w:pPr>
        <w:rPr>
          <w:rFonts w:eastAsiaTheme="minorEastAsia"/>
          <w:b/>
          <w:bCs/>
          <w:iCs/>
        </w:rPr>
      </w:pPr>
      <w:r w:rsidRPr="00E561F6">
        <w:rPr>
          <w:rFonts w:eastAsiaTheme="minorEastAsia"/>
          <w:b/>
          <w:bCs/>
          <w:iCs/>
        </w:rPr>
        <w:t>AA</w:t>
      </w:r>
    </w:p>
    <w:p w14:paraId="54464125" w14:textId="27C256B3" w:rsidR="009C3345" w:rsidRPr="00E561F6" w:rsidRDefault="00DA0910" w:rsidP="00F8791A">
      <w:pPr>
        <w:rPr>
          <w:rFonts w:eastAsiaTheme="minorEastAsia"/>
          <w:iCs/>
        </w:rPr>
      </w:pPr>
      <m:oMath>
        <m:r>
          <m:rPr>
            <m:sty m:val="p"/>
          </m:rPr>
          <w:rPr>
            <w:rFonts w:ascii="Cambria Math" w:hAnsi="Cambria Math"/>
          </w:rPr>
          <m:t>100 μL</m:t>
        </m:r>
      </m:oMath>
      <w:r w:rsidRPr="00E561F6">
        <w:rPr>
          <w:rFonts w:eastAsiaTheme="minorEastAsia"/>
          <w:iCs/>
        </w:rPr>
        <w:t xml:space="preserve"> </w:t>
      </w:r>
      <w:proofErr w:type="gramStart"/>
      <w:r w:rsidRPr="00E561F6">
        <w:rPr>
          <w:rFonts w:eastAsiaTheme="minorEastAsia"/>
          <w:iCs/>
        </w:rPr>
        <w:t>each</w:t>
      </w:r>
      <w:proofErr w:type="gramEnd"/>
      <w:r w:rsidRPr="00E561F6">
        <w:rPr>
          <w:rFonts w:eastAsiaTheme="minorEastAsia"/>
          <w:iCs/>
        </w:rPr>
        <w:t xml:space="preserve"> time, wait for 1 minute and measure pH, until </w:t>
      </w:r>
      <w:proofErr w:type="gramStart"/>
      <w:r w:rsidRPr="00E561F6">
        <w:rPr>
          <w:rFonts w:eastAsiaTheme="minorEastAsia"/>
          <w:iCs/>
        </w:rPr>
        <w:t>similar to</w:t>
      </w:r>
      <w:proofErr w:type="gramEnd"/>
      <w:r w:rsidRPr="00E561F6">
        <w:rPr>
          <w:rFonts w:eastAsiaTheme="minorEastAsia"/>
          <w:iCs/>
        </w:rPr>
        <w:t xml:space="preserve"> H</w:t>
      </w:r>
      <w:r w:rsidRPr="00E561F6">
        <w:rPr>
          <w:rFonts w:eastAsiaTheme="minorEastAsia"/>
          <w:iCs/>
          <w:vertAlign w:val="subscript"/>
        </w:rPr>
        <w:t>2</w:t>
      </w:r>
      <w:r w:rsidRPr="00E561F6">
        <w:rPr>
          <w:rFonts w:eastAsiaTheme="minorEastAsia"/>
          <w:iCs/>
        </w:rPr>
        <w:t>SO</w:t>
      </w:r>
      <w:r w:rsidRPr="00E561F6">
        <w:rPr>
          <w:rFonts w:eastAsiaTheme="minorEastAsia"/>
          <w:iCs/>
          <w:vertAlign w:val="subscript"/>
        </w:rPr>
        <w:t xml:space="preserve">4 </w:t>
      </w:r>
      <w:r w:rsidRPr="00E561F6">
        <w:rPr>
          <w:rFonts w:eastAsiaTheme="minorEastAsia"/>
          <w:iCs/>
        </w:rPr>
        <w:t>slurry.</w:t>
      </w:r>
    </w:p>
    <w:p w14:paraId="35D8CB0D" w14:textId="7FD99429" w:rsidR="009C3345" w:rsidRPr="00E561F6" w:rsidRDefault="009C3345" w:rsidP="00F8791A">
      <w:pPr>
        <w:rPr>
          <w:rFonts w:eastAsiaTheme="minorEastAsia"/>
          <w:b/>
          <w:bCs/>
          <w:iCs/>
        </w:rPr>
      </w:pPr>
      <w:r w:rsidRPr="00E561F6">
        <w:rPr>
          <w:rFonts w:eastAsiaTheme="minorEastAsia"/>
          <w:b/>
          <w:bCs/>
          <w:iCs/>
        </w:rPr>
        <w:t>Storage</w:t>
      </w:r>
    </w:p>
    <w:p w14:paraId="357D19C8" w14:textId="4CDE6610" w:rsidR="009C3345" w:rsidRPr="00E561F6" w:rsidRDefault="009C3345" w:rsidP="009C3345">
      <w:pPr>
        <w:pStyle w:val="ListParagraph"/>
        <w:numPr>
          <w:ilvl w:val="0"/>
          <w:numId w:val="6"/>
        </w:numPr>
        <w:rPr>
          <w:rFonts w:eastAsiaTheme="minorEastAsia"/>
          <w:iCs/>
        </w:rPr>
      </w:pPr>
      <w:commentRangeStart w:id="9"/>
      <w:commentRangeStart w:id="10"/>
      <w:r w:rsidRPr="00E561F6">
        <w:rPr>
          <w:rFonts w:eastAsiaTheme="minorEastAsia"/>
          <w:iCs/>
        </w:rPr>
        <w:t>100 mL of each for long-term storage</w:t>
      </w:r>
      <w:commentRangeEnd w:id="9"/>
      <w:r w:rsidR="00272905">
        <w:rPr>
          <w:rStyle w:val="CommentReference"/>
        </w:rPr>
        <w:commentReference w:id="9"/>
      </w:r>
      <w:commentRangeEnd w:id="10"/>
      <w:r w:rsidR="00242EED">
        <w:rPr>
          <w:rStyle w:val="CommentReference"/>
        </w:rPr>
        <w:commentReference w:id="10"/>
      </w:r>
    </w:p>
    <w:p w14:paraId="58CD9326" w14:textId="19CC80C8" w:rsidR="009C3345" w:rsidRPr="00E561F6" w:rsidRDefault="009C3345" w:rsidP="009C3345">
      <w:pPr>
        <w:pStyle w:val="ListParagraph"/>
        <w:numPr>
          <w:ilvl w:val="0"/>
          <w:numId w:val="6"/>
        </w:numPr>
        <w:rPr>
          <w:rFonts w:eastAsiaTheme="minorEastAsia"/>
          <w:iCs/>
        </w:rPr>
      </w:pPr>
      <w:r w:rsidRPr="00E561F6">
        <w:rPr>
          <w:rFonts w:eastAsiaTheme="minorEastAsia"/>
          <w:iCs/>
        </w:rPr>
        <w:t xml:space="preserve">Rest, use for analysis same day, when done store in </w:t>
      </w:r>
      <w:r w:rsidRPr="00E561F6">
        <w:rPr>
          <w:rFonts w:eastAsiaTheme="minorEastAsia"/>
          <w:iCs/>
          <w:highlight w:val="yellow"/>
        </w:rPr>
        <w:t>closed container in cooler or outside if there is no risk of frost.</w:t>
      </w:r>
    </w:p>
    <w:p w14:paraId="55FFC137" w14:textId="77777777" w:rsidR="00DA0910" w:rsidRPr="00E561F6" w:rsidRDefault="00DA0910" w:rsidP="00F8791A">
      <w:pPr>
        <w:rPr>
          <w:rFonts w:eastAsiaTheme="minorEastAsia"/>
          <w:iCs/>
        </w:rPr>
      </w:pPr>
    </w:p>
    <w:p w14:paraId="6CF506A5" w14:textId="48ADB994" w:rsidR="00DA0910" w:rsidRDefault="00DA0910" w:rsidP="00DA0910">
      <w:pPr>
        <w:pStyle w:val="Heading2"/>
        <w:rPr>
          <w:rFonts w:eastAsiaTheme="minorEastAsia"/>
        </w:rPr>
      </w:pPr>
      <w:r w:rsidRPr="00E561F6">
        <w:rPr>
          <w:rFonts w:eastAsiaTheme="minorEastAsia"/>
        </w:rPr>
        <w:t>Slurry TAN and DM analysis</w:t>
      </w:r>
    </w:p>
    <w:p w14:paraId="11EEFBC0" w14:textId="62787DA8" w:rsidR="00BA7EAC" w:rsidRPr="00BA7EAC" w:rsidRDefault="00BA7EAC" w:rsidP="00BA7EAC">
      <w:r w:rsidRPr="00BA7EAC">
        <w:rPr>
          <w:highlight w:val="yellow"/>
        </w:rPr>
        <w:t>As triplicates for each slurry treatment?</w:t>
      </w:r>
      <w:ins w:id="11" w:author="Johanna Pedersen" w:date="2025-12-18T11:04:00Z" w16du:dateUtc="2025-12-18T10:04:00Z">
        <w:r w:rsidR="00DC5E29">
          <w:t xml:space="preserve"> Ja</w:t>
        </w:r>
      </w:ins>
    </w:p>
    <w:p w14:paraId="22105A50" w14:textId="7F9FAB66" w:rsidR="00DA0910" w:rsidRDefault="00DA0910" w:rsidP="00DA0910">
      <w:pPr>
        <w:pStyle w:val="ListParagraph"/>
        <w:numPr>
          <w:ilvl w:val="0"/>
          <w:numId w:val="6"/>
        </w:numPr>
        <w:rPr>
          <w:rFonts w:eastAsiaTheme="minorEastAsia"/>
          <w:iCs/>
        </w:rPr>
      </w:pPr>
      <w:r w:rsidRPr="00E561F6">
        <w:rPr>
          <w:rFonts w:eastAsiaTheme="minorEastAsia"/>
          <w:iCs/>
        </w:rPr>
        <w:t>Coordinate with Janni in the interval 11:00-14:00</w:t>
      </w:r>
    </w:p>
    <w:p w14:paraId="05F7E644" w14:textId="77777777" w:rsidR="00E561F6" w:rsidRPr="00E561F6" w:rsidRDefault="00E561F6" w:rsidP="00E561F6">
      <w:pPr>
        <w:pStyle w:val="ListParagraph"/>
        <w:rPr>
          <w:rFonts w:eastAsiaTheme="minorEastAsia"/>
          <w:iCs/>
        </w:rPr>
      </w:pPr>
    </w:p>
    <w:p w14:paraId="1500941E" w14:textId="0A0F21FD" w:rsidR="00DA0910" w:rsidRPr="00E561F6" w:rsidRDefault="00DA0910" w:rsidP="00DA0910">
      <w:pPr>
        <w:pStyle w:val="Heading2"/>
      </w:pPr>
      <w:r w:rsidRPr="00E561F6">
        <w:t>Field</w:t>
      </w:r>
      <w:r w:rsidR="009C3345" w:rsidRPr="00E561F6">
        <w:t xml:space="preserve"> </w:t>
      </w:r>
      <w:r w:rsidRPr="00E561F6">
        <w:t>soil preparation</w:t>
      </w:r>
    </w:p>
    <w:p w14:paraId="23793691" w14:textId="7C8B8D74" w:rsidR="00403C19" w:rsidRPr="00E561F6" w:rsidRDefault="009C3345" w:rsidP="00F8791A">
      <w:pPr>
        <w:pStyle w:val="ListParagraph"/>
        <w:numPr>
          <w:ilvl w:val="0"/>
          <w:numId w:val="6"/>
        </w:numPr>
      </w:pPr>
      <w:r w:rsidRPr="00E561F6">
        <w:t>Choose 9 samples, mark the sides, remove the top and film them</w:t>
      </w:r>
      <w:commentRangeStart w:id="12"/>
      <w:r w:rsidRPr="00E561F6">
        <w:t xml:space="preserve">. </w:t>
      </w:r>
      <w:r w:rsidRPr="00E561F6">
        <w:rPr>
          <w:highlight w:val="yellow"/>
        </w:rPr>
        <w:t xml:space="preserve">Leave them for next day - cooler or simply on the lab table </w:t>
      </w:r>
      <w:r w:rsidRPr="00E561F6">
        <w:t>clearly marked</w:t>
      </w:r>
      <w:commentRangeEnd w:id="12"/>
      <w:r w:rsidR="006E1635">
        <w:rPr>
          <w:rStyle w:val="CommentReference"/>
        </w:rPr>
        <w:commentReference w:id="12"/>
      </w:r>
    </w:p>
    <w:p w14:paraId="56D5EAB7" w14:textId="4B8AE48D" w:rsidR="009C3345" w:rsidRPr="00E561F6" w:rsidRDefault="009C3345" w:rsidP="009C3345">
      <w:pPr>
        <w:pStyle w:val="Heading2"/>
      </w:pPr>
      <w:r w:rsidRPr="00E561F6">
        <w:t>Packed soil preparation</w:t>
      </w:r>
    </w:p>
    <w:p w14:paraId="0D9EA339" w14:textId="71D3FE19" w:rsidR="009C3345" w:rsidRPr="00E561F6" w:rsidRDefault="009C3345" w:rsidP="009C3345">
      <w:pPr>
        <w:pStyle w:val="ListParagraph"/>
        <w:numPr>
          <w:ilvl w:val="0"/>
          <w:numId w:val="6"/>
        </w:numPr>
      </w:pPr>
      <w:r w:rsidRPr="00E561F6">
        <w:t>Collect</w:t>
      </w:r>
      <w:r w:rsidR="00E561F6">
        <w:t xml:space="preserve"> soil</w:t>
      </w:r>
      <w:r w:rsidRPr="00E561F6">
        <w:t xml:space="preserve"> from outside storage at Biogas-plant</w:t>
      </w:r>
    </w:p>
    <w:p w14:paraId="67ADB08A" w14:textId="215A0998" w:rsidR="009C3345" w:rsidRPr="00E561F6" w:rsidRDefault="009C3345" w:rsidP="009C3345">
      <w:pPr>
        <w:pStyle w:val="ListParagraph"/>
        <w:numPr>
          <w:ilvl w:val="0"/>
          <w:numId w:val="6"/>
        </w:numPr>
      </w:pPr>
      <w:r w:rsidRPr="00E561F6">
        <w:t>Sieve the soil by removing stones and similar - allows the clumps of soil. Mix afterwards.</w:t>
      </w:r>
    </w:p>
    <w:p w14:paraId="32EBE998" w14:textId="37355FB5" w:rsidR="009C3345" w:rsidRPr="00E561F6" w:rsidRDefault="009C3345" w:rsidP="009C3345">
      <w:pPr>
        <w:pStyle w:val="ListParagraph"/>
        <w:numPr>
          <w:ilvl w:val="0"/>
          <w:numId w:val="6"/>
        </w:numPr>
      </w:pPr>
      <w:r w:rsidRPr="00E561F6">
        <w:t>Mark a soil for scratching the surface 2 mm</w:t>
      </w:r>
    </w:p>
    <w:p w14:paraId="3376909F" w14:textId="2B847C1D" w:rsidR="002F3AED" w:rsidRPr="00E561F6" w:rsidRDefault="002F3AED" w:rsidP="009C3345">
      <w:pPr>
        <w:pStyle w:val="ListParagraph"/>
        <w:numPr>
          <w:ilvl w:val="0"/>
          <w:numId w:val="6"/>
        </w:numPr>
      </w:pPr>
      <w:r w:rsidRPr="00E561F6">
        <w:t>37.5 g soil per packing (150 g in total)</w:t>
      </w:r>
    </w:p>
    <w:p w14:paraId="7B40F297" w14:textId="6DEE31C9" w:rsidR="002F3AED" w:rsidRPr="00E561F6" w:rsidRDefault="00CB04E6" w:rsidP="009C3345">
      <w:pPr>
        <w:pStyle w:val="ListParagraph"/>
        <w:numPr>
          <w:ilvl w:val="0"/>
          <w:numId w:val="6"/>
        </w:numPr>
      </w:pPr>
      <w:r w:rsidRPr="00E561F6">
        <w:t xml:space="preserve">Add </w:t>
      </w:r>
      <w:commentRangeStart w:id="13"/>
      <w:commentRangeStart w:id="14"/>
      <w:r w:rsidRPr="00E561F6">
        <w:t>XXX</w:t>
      </w:r>
      <w:commentRangeEnd w:id="13"/>
      <w:r w:rsidR="00E561F6">
        <w:rPr>
          <w:rStyle w:val="CommentReference"/>
        </w:rPr>
        <w:commentReference w:id="13"/>
      </w:r>
      <w:commentRangeEnd w:id="14"/>
      <w:r w:rsidR="009622EB">
        <w:rPr>
          <w:rStyle w:val="CommentReference"/>
        </w:rPr>
        <w:commentReference w:id="14"/>
      </w:r>
      <w:r w:rsidRPr="00E561F6">
        <w:t xml:space="preserve"> </w:t>
      </w:r>
      <w:proofErr w:type="spellStart"/>
      <w:r w:rsidR="00E40703">
        <w:t>mili</w:t>
      </w:r>
      <w:proofErr w:type="spellEnd"/>
      <w:r w:rsidR="00E40703">
        <w:t xml:space="preserve">-Q </w:t>
      </w:r>
      <w:r w:rsidRPr="00E561F6">
        <w:t xml:space="preserve">water to </w:t>
      </w:r>
      <w:r w:rsidR="00E40703" w:rsidRPr="00E561F6">
        <w:t>mimic</w:t>
      </w:r>
      <w:r w:rsidRPr="00E561F6">
        <w:t xml:space="preserve"> </w:t>
      </w:r>
      <w:r w:rsidR="00E561F6">
        <w:t>field conditions</w:t>
      </w:r>
    </w:p>
    <w:p w14:paraId="0C65E870" w14:textId="77777777" w:rsidR="009C3345" w:rsidRDefault="009C3345" w:rsidP="009C3345"/>
    <w:p w14:paraId="0EF51A6F" w14:textId="36B86185" w:rsidR="00E561F6" w:rsidRDefault="00E561F6" w:rsidP="009C3345">
      <w:pPr>
        <w:rPr>
          <w:b/>
          <w:bCs/>
        </w:rPr>
      </w:pPr>
      <w:r>
        <w:rPr>
          <w:b/>
          <w:bCs/>
        </w:rPr>
        <w:t>Packing procedure</w:t>
      </w:r>
    </w:p>
    <w:p w14:paraId="49433EBF" w14:textId="54E16E49" w:rsidR="00E561F6" w:rsidRPr="00E561F6" w:rsidRDefault="00E561F6" w:rsidP="00E561F6">
      <w:pPr>
        <w:pStyle w:val="ListParagraph"/>
        <w:numPr>
          <w:ilvl w:val="0"/>
          <w:numId w:val="6"/>
        </w:numPr>
        <w:rPr>
          <w:b/>
          <w:bCs/>
        </w:rPr>
      </w:pPr>
      <w:r>
        <w:t xml:space="preserve">Weigh the soil and pack it (use the right stamp, </w:t>
      </w:r>
      <w:commentRangeStart w:id="15"/>
      <w:r>
        <w:t>smallest to largest</w:t>
      </w:r>
      <w:commentRangeEnd w:id="15"/>
      <w:r w:rsidR="006E1635">
        <w:rPr>
          <w:rStyle w:val="CommentReference"/>
        </w:rPr>
        <w:commentReference w:id="15"/>
      </w:r>
      <w:r>
        <w:t>!)</w:t>
      </w:r>
    </w:p>
    <w:p w14:paraId="06FE76D1" w14:textId="44A0C171" w:rsidR="00E561F6" w:rsidRPr="00E561F6" w:rsidRDefault="00E561F6" w:rsidP="00E561F6">
      <w:pPr>
        <w:pStyle w:val="ListParagraph"/>
        <w:numPr>
          <w:ilvl w:val="0"/>
          <w:numId w:val="6"/>
        </w:numPr>
        <w:rPr>
          <w:b/>
          <w:bCs/>
        </w:rPr>
      </w:pPr>
      <w:r>
        <w:t>Scratch the soil evenly</w:t>
      </w:r>
    </w:p>
    <w:p w14:paraId="72C3B236" w14:textId="624001BA" w:rsidR="00E561F6" w:rsidRPr="00E561F6" w:rsidRDefault="00E561F6" w:rsidP="00E561F6">
      <w:pPr>
        <w:pStyle w:val="ListParagraph"/>
        <w:numPr>
          <w:ilvl w:val="0"/>
          <w:numId w:val="6"/>
        </w:numPr>
        <w:rPr>
          <w:b/>
          <w:bCs/>
        </w:rPr>
      </w:pPr>
      <w:r>
        <w:t>Add water</w:t>
      </w:r>
    </w:p>
    <w:p w14:paraId="2D0D15C2" w14:textId="13C11F44" w:rsidR="00E561F6" w:rsidRPr="00E561F6" w:rsidRDefault="00E561F6" w:rsidP="00E561F6">
      <w:pPr>
        <w:pStyle w:val="ListParagraph"/>
        <w:numPr>
          <w:ilvl w:val="0"/>
          <w:numId w:val="6"/>
        </w:numPr>
        <w:rPr>
          <w:b/>
          <w:bCs/>
        </w:rPr>
      </w:pPr>
      <w:r>
        <w:t>Repeat 4 times</w:t>
      </w:r>
    </w:p>
    <w:p w14:paraId="70F9FEDD" w14:textId="77777777" w:rsidR="00E561F6" w:rsidRDefault="00E561F6" w:rsidP="00E561F6">
      <w:pPr>
        <w:rPr>
          <w:b/>
          <w:bCs/>
        </w:rPr>
      </w:pPr>
    </w:p>
    <w:p w14:paraId="15CD5314" w14:textId="54958429" w:rsidR="00E561F6" w:rsidRDefault="00E561F6" w:rsidP="00E561F6">
      <w:pPr>
        <w:rPr>
          <w:b/>
          <w:bCs/>
        </w:rPr>
      </w:pPr>
      <w:r>
        <w:rPr>
          <w:b/>
          <w:bCs/>
        </w:rPr>
        <w:lastRenderedPageBreak/>
        <w:t>Storage</w:t>
      </w:r>
    </w:p>
    <w:p w14:paraId="0D95A5B3" w14:textId="42F7D6AF" w:rsidR="00E561F6" w:rsidRPr="00E561F6" w:rsidRDefault="00E561F6" w:rsidP="00E561F6">
      <w:pPr>
        <w:pStyle w:val="ListParagraph"/>
        <w:numPr>
          <w:ilvl w:val="0"/>
          <w:numId w:val="6"/>
        </w:numPr>
        <w:rPr>
          <w:b/>
          <w:bCs/>
        </w:rPr>
      </w:pPr>
      <w:r>
        <w:t>Mark and film the samples</w:t>
      </w:r>
    </w:p>
    <w:p w14:paraId="7C1A6829" w14:textId="3C54E7BF" w:rsidR="00E561F6" w:rsidRPr="00E561F6" w:rsidRDefault="00E561F6" w:rsidP="00E561F6">
      <w:pPr>
        <w:pStyle w:val="ListParagraph"/>
        <w:numPr>
          <w:ilvl w:val="0"/>
          <w:numId w:val="6"/>
        </w:numPr>
        <w:rPr>
          <w:b/>
          <w:bCs/>
        </w:rPr>
      </w:pPr>
      <w:r w:rsidRPr="00E561F6">
        <w:rPr>
          <w:highlight w:val="yellow"/>
        </w:rPr>
        <w:t>Store in cooler or lab table</w:t>
      </w:r>
      <w:r>
        <w:t>, clearly marked</w:t>
      </w:r>
    </w:p>
    <w:p w14:paraId="25FBE867" w14:textId="77777777" w:rsidR="00E561F6" w:rsidRDefault="00E561F6" w:rsidP="00E561F6">
      <w:pPr>
        <w:rPr>
          <w:b/>
          <w:bCs/>
        </w:rPr>
      </w:pPr>
    </w:p>
    <w:p w14:paraId="23EE4ED5" w14:textId="015DD30D" w:rsidR="00D239A7" w:rsidRDefault="00D239A7" w:rsidP="00E561F6">
      <w:pPr>
        <w:pStyle w:val="Heading2"/>
      </w:pPr>
      <w:r>
        <w:t>Standard preparation</w:t>
      </w:r>
    </w:p>
    <w:p w14:paraId="718B2719" w14:textId="2ECF1891" w:rsidR="00D239A7" w:rsidRDefault="00D239A7" w:rsidP="00D239A7">
      <w:pPr>
        <w:pStyle w:val="ListParagraph"/>
        <w:numPr>
          <w:ilvl w:val="0"/>
          <w:numId w:val="6"/>
        </w:numPr>
      </w:pPr>
      <w:r>
        <w:t>2.27 ammonium carbonate (NH</w:t>
      </w:r>
      <w:r>
        <w:rPr>
          <w:vertAlign w:val="subscript"/>
        </w:rPr>
        <w:t>4</w:t>
      </w:r>
      <w:r>
        <w:t>HCO</w:t>
      </w:r>
      <w:r>
        <w:rPr>
          <w:vertAlign w:val="subscript"/>
        </w:rPr>
        <w:t>3</w:t>
      </w:r>
      <w:r>
        <w:t>) and 20 g potato starch, 100 mL milli-Q water</w:t>
      </w:r>
    </w:p>
    <w:p w14:paraId="0FB7FF59" w14:textId="5338A772" w:rsidR="00D239A7" w:rsidRPr="00D239A7" w:rsidRDefault="00D239A7" w:rsidP="00D239A7">
      <w:pPr>
        <w:pStyle w:val="ListParagraph"/>
        <w:numPr>
          <w:ilvl w:val="0"/>
          <w:numId w:val="6"/>
        </w:numPr>
      </w:pPr>
      <w:r>
        <w:t xml:space="preserve">Dissolved starch in 60 </w:t>
      </w:r>
      <m:oMath>
        <m:r>
          <w:rPr>
            <w:rFonts w:ascii="Cambria Math" w:hAnsi="Cambria Math"/>
          </w:rPr>
          <m:t>℃</m:t>
        </m:r>
      </m:oMath>
      <w:r>
        <w:rPr>
          <w:rFonts w:eastAsiaTheme="minorEastAsia"/>
        </w:rPr>
        <w:t xml:space="preserve"> </w:t>
      </w:r>
      <w:commentRangeStart w:id="16"/>
      <w:r>
        <w:rPr>
          <w:rFonts w:eastAsiaTheme="minorEastAsia"/>
        </w:rPr>
        <w:t>sufficient</w:t>
      </w:r>
      <w:commentRangeEnd w:id="16"/>
      <w:r w:rsidR="005502DE">
        <w:rPr>
          <w:rStyle w:val="CommentReference"/>
        </w:rPr>
        <w:commentReference w:id="16"/>
      </w:r>
      <w:r>
        <w:rPr>
          <w:rFonts w:eastAsiaTheme="minorEastAsia"/>
        </w:rPr>
        <w:t xml:space="preserve"> milli-Q water</w:t>
      </w:r>
    </w:p>
    <w:p w14:paraId="2C86A6A5" w14:textId="37AEF89D" w:rsidR="00D239A7" w:rsidRPr="00D239A7" w:rsidRDefault="00D239A7" w:rsidP="00D239A7">
      <w:pPr>
        <w:pStyle w:val="ListParagraph"/>
        <w:numPr>
          <w:ilvl w:val="0"/>
          <w:numId w:val="6"/>
        </w:numPr>
      </w:pPr>
      <w:r>
        <w:rPr>
          <w:rFonts w:eastAsiaTheme="minorEastAsia"/>
        </w:rPr>
        <w:t>At room temperature, add the ammonium carbonate, adjust volume to 100 mL</w:t>
      </w:r>
    </w:p>
    <w:p w14:paraId="4BFB5117" w14:textId="3393C79C" w:rsidR="00D239A7" w:rsidRPr="00D239A7" w:rsidRDefault="00D239A7" w:rsidP="00D239A7">
      <w:pPr>
        <w:pStyle w:val="ListParagraph"/>
        <w:numPr>
          <w:ilvl w:val="0"/>
          <w:numId w:val="6"/>
        </w:numPr>
      </w:pPr>
      <w:r>
        <w:rPr>
          <w:rFonts w:eastAsiaTheme="minorEastAsia"/>
        </w:rPr>
        <w:t>Measure exact nitrogen content [</w:t>
      </w:r>
      <w:proofErr w:type="spellStart"/>
      <w:r>
        <w:rPr>
          <w:rFonts w:eastAsiaTheme="minorEastAsia"/>
        </w:rPr>
        <w:t>g</w:t>
      </w:r>
      <w:r>
        <w:rPr>
          <w:rFonts w:eastAsiaTheme="minorEastAsia"/>
          <w:vertAlign w:val="subscript"/>
        </w:rPr>
        <w:t>N</w:t>
      </w:r>
      <w:proofErr w:type="spellEnd"/>
      <w:r>
        <w:rPr>
          <w:rFonts w:eastAsiaTheme="minorEastAsia"/>
        </w:rPr>
        <w:t xml:space="preserve"> / L] using ammonium test kit</w:t>
      </w:r>
    </w:p>
    <w:p w14:paraId="67D81B48" w14:textId="2C59406A" w:rsidR="00D239A7" w:rsidRDefault="00D239A7" w:rsidP="00D239A7">
      <w:pPr>
        <w:pStyle w:val="ListParagraph"/>
        <w:numPr>
          <w:ilvl w:val="0"/>
          <w:numId w:val="6"/>
        </w:numPr>
      </w:pPr>
      <w:r>
        <w:rPr>
          <w:rFonts w:eastAsiaTheme="minorEastAsia"/>
        </w:rPr>
        <w:t>Store in cooler.</w:t>
      </w:r>
    </w:p>
    <w:p w14:paraId="2A98641D" w14:textId="77777777" w:rsidR="00D239A7" w:rsidRDefault="00D239A7" w:rsidP="00F3790B"/>
    <w:p w14:paraId="7B6332B4" w14:textId="7708E078" w:rsidR="00E561F6" w:rsidRDefault="00E561F6" w:rsidP="00E561F6">
      <w:pPr>
        <w:pStyle w:val="Heading2"/>
      </w:pPr>
      <w:r>
        <w:t>Setup preparation</w:t>
      </w:r>
    </w:p>
    <w:p w14:paraId="1901492A" w14:textId="0C683123" w:rsidR="00E561F6" w:rsidRDefault="00E561F6" w:rsidP="00E561F6">
      <w:pPr>
        <w:pStyle w:val="ListParagraph"/>
        <w:numPr>
          <w:ilvl w:val="0"/>
          <w:numId w:val="6"/>
        </w:numPr>
      </w:pPr>
      <w:r>
        <w:t>Start the pump Tune flows to 0.225 L/min</w:t>
      </w:r>
    </w:p>
    <w:p w14:paraId="46DB9548" w14:textId="76ABE9F9" w:rsidR="00E561F6" w:rsidRDefault="00E561F6" w:rsidP="00E561F6">
      <w:pPr>
        <w:pStyle w:val="ListParagraph"/>
        <w:numPr>
          <w:ilvl w:val="0"/>
          <w:numId w:val="6"/>
        </w:numPr>
      </w:pPr>
      <w:r>
        <w:t xml:space="preserve">Set up </w:t>
      </w:r>
      <w:proofErr w:type="gramStart"/>
      <w:r>
        <w:t>valve</w:t>
      </w:r>
      <w:proofErr w:type="gramEnd"/>
      <w:r>
        <w:t>-cycles and test the changes.</w:t>
      </w:r>
    </w:p>
    <w:p w14:paraId="559174AD" w14:textId="59D3BCC8" w:rsidR="00E561F6" w:rsidRDefault="00E561F6" w:rsidP="00E561F6">
      <w:pPr>
        <w:pStyle w:val="ListParagraph"/>
        <w:numPr>
          <w:ilvl w:val="0"/>
          <w:numId w:val="6"/>
        </w:numPr>
      </w:pPr>
      <w:r>
        <w:t xml:space="preserve">Change Any Desk password to </w:t>
      </w:r>
      <w:proofErr w:type="spellStart"/>
      <w:r>
        <w:t>windtunnel</w:t>
      </w:r>
      <w:proofErr w:type="spellEnd"/>
    </w:p>
    <w:p w14:paraId="63324761" w14:textId="630F0CB9" w:rsidR="00E561F6" w:rsidRDefault="00E561F6" w:rsidP="00E561F6">
      <w:pPr>
        <w:rPr>
          <w:b/>
          <w:bCs/>
        </w:rPr>
      </w:pPr>
      <w:r>
        <w:rPr>
          <w:b/>
          <w:bCs/>
        </w:rPr>
        <w:t>Acid trap:</w:t>
      </w:r>
    </w:p>
    <w:p w14:paraId="41539DB0" w14:textId="1FCDD628" w:rsidR="00E40703" w:rsidRDefault="00E40703" w:rsidP="00E561F6">
      <w:r>
        <w:t>2.5 L total</w:t>
      </w:r>
    </w:p>
    <w:p w14:paraId="5373F0A7" w14:textId="0AD8D3E4" w:rsidR="00E40703" w:rsidRDefault="00E40703" w:rsidP="00E561F6">
      <w:r>
        <w:t>0.05 M H</w:t>
      </w:r>
      <w:r>
        <w:rPr>
          <w:vertAlign w:val="subscript"/>
        </w:rPr>
        <w:t>2</w:t>
      </w:r>
      <w:r>
        <w:t>SO</w:t>
      </w:r>
      <w:r>
        <w:rPr>
          <w:vertAlign w:val="subscript"/>
        </w:rPr>
        <w:t>4</w:t>
      </w:r>
      <w:r>
        <w:t>, use approx. 6.85 mL</w:t>
      </w:r>
    </w:p>
    <w:p w14:paraId="7839CEEC" w14:textId="77777777" w:rsidR="00E40703" w:rsidRDefault="00E40703" w:rsidP="00E561F6"/>
    <w:p w14:paraId="6E232EB1" w14:textId="4D059BF6" w:rsidR="00E40703" w:rsidRDefault="00E40703" w:rsidP="00E40703">
      <w:pPr>
        <w:pStyle w:val="Heading2"/>
      </w:pPr>
      <w:r>
        <w:t>Soil analysis</w:t>
      </w:r>
    </w:p>
    <w:p w14:paraId="5D6D93FA" w14:textId="465C6E39" w:rsidR="00BA7EAC" w:rsidRPr="00BA7EAC" w:rsidRDefault="00BA7EAC" w:rsidP="00BA7EAC">
      <w:commentRangeStart w:id="17"/>
      <w:r w:rsidRPr="00BA7EAC">
        <w:rPr>
          <w:highlight w:val="yellow"/>
        </w:rPr>
        <w:t>Do only one test, don’t want to sacrifice more soil-samples than necessary</w:t>
      </w:r>
      <w:commentRangeEnd w:id="17"/>
      <w:r w:rsidR="00953BCA">
        <w:rPr>
          <w:rStyle w:val="CommentReference"/>
        </w:rPr>
        <w:commentReference w:id="17"/>
      </w:r>
    </w:p>
    <w:p w14:paraId="209F5FDB" w14:textId="7E324F75" w:rsidR="00E40703" w:rsidRDefault="00E40703" w:rsidP="00E40703">
      <w:r>
        <w:t>Can also be done the next day if time is short</w:t>
      </w:r>
    </w:p>
    <w:p w14:paraId="27F7A3DD" w14:textId="09284EEA" w:rsidR="00E40703" w:rsidRDefault="00E40703" w:rsidP="00E40703">
      <w:pPr>
        <w:pStyle w:val="ListParagraph"/>
        <w:numPr>
          <w:ilvl w:val="0"/>
          <w:numId w:val="6"/>
        </w:numPr>
      </w:pPr>
      <w:r>
        <w:t>20 g soil</w:t>
      </w:r>
    </w:p>
    <w:p w14:paraId="366B1D1E" w14:textId="03085721" w:rsidR="00E40703" w:rsidRDefault="00E40703" w:rsidP="00E40703">
      <w:pPr>
        <w:pStyle w:val="ListParagraph"/>
        <w:numPr>
          <w:ilvl w:val="0"/>
          <w:numId w:val="6"/>
        </w:numPr>
      </w:pPr>
      <w:r>
        <w:t>20 mL dem. Water</w:t>
      </w:r>
    </w:p>
    <w:p w14:paraId="173DD30B" w14:textId="3E03BFA4" w:rsidR="00E40703" w:rsidRDefault="00E40703" w:rsidP="00E40703">
      <w:pPr>
        <w:pStyle w:val="ListParagraph"/>
        <w:numPr>
          <w:ilvl w:val="0"/>
          <w:numId w:val="6"/>
        </w:numPr>
      </w:pPr>
      <w:r>
        <w:t xml:space="preserve">Shake tube </w:t>
      </w:r>
    </w:p>
    <w:p w14:paraId="78B28EC0" w14:textId="5E3336CC" w:rsidR="00E40703" w:rsidRDefault="00E40703" w:rsidP="00E40703">
      <w:pPr>
        <w:pStyle w:val="ListParagraph"/>
        <w:numPr>
          <w:ilvl w:val="0"/>
          <w:numId w:val="6"/>
        </w:numPr>
      </w:pPr>
      <w:r>
        <w:t>Centrifuge for 12 min, 4200 RPM - remember counterweight</w:t>
      </w:r>
    </w:p>
    <w:p w14:paraId="7AE9A113" w14:textId="3FDFBA1B" w:rsidR="00E40703" w:rsidRPr="00E40703" w:rsidRDefault="00E40703" w:rsidP="00E40703">
      <w:pPr>
        <w:pStyle w:val="ListParagraph"/>
        <w:numPr>
          <w:ilvl w:val="0"/>
          <w:numId w:val="6"/>
        </w:numPr>
      </w:pPr>
      <w:r>
        <w:t xml:space="preserve">Measure pH of supernatant (liquid fraction) </w:t>
      </w:r>
    </w:p>
    <w:p w14:paraId="5CB443D8" w14:textId="5A92AA08" w:rsidR="009A60B7" w:rsidRDefault="009A60B7" w:rsidP="009A60B7">
      <w:pPr>
        <w:pStyle w:val="Heading1"/>
      </w:pPr>
      <w:r w:rsidRPr="00E561F6">
        <w:t>Day 1: Start of the experiment</w:t>
      </w:r>
    </w:p>
    <w:p w14:paraId="4B5F1EB9" w14:textId="646BD060" w:rsidR="00D239A7" w:rsidRPr="00D239A7" w:rsidRDefault="00D239A7" w:rsidP="00D239A7">
      <w:pPr>
        <w:pStyle w:val="Heading2"/>
      </w:pPr>
      <w:r>
        <w:t>Setup tests and slurry assessment before starting</w:t>
      </w:r>
    </w:p>
    <w:p w14:paraId="3A5B82F7" w14:textId="77777777" w:rsidR="009271C6" w:rsidRDefault="009271C6" w:rsidP="009271C6">
      <w:pPr>
        <w:pStyle w:val="ListParagraph"/>
        <w:numPr>
          <w:ilvl w:val="0"/>
          <w:numId w:val="2"/>
        </w:numPr>
      </w:pPr>
      <w:r>
        <w:t>Ensure all sample-flows are 0.225 L/min, before experimental start</w:t>
      </w:r>
    </w:p>
    <w:p w14:paraId="63BC0223" w14:textId="77777777" w:rsidR="009271C6" w:rsidRDefault="009271C6" w:rsidP="009271C6">
      <w:pPr>
        <w:pStyle w:val="ListParagraph"/>
        <w:numPr>
          <w:ilvl w:val="0"/>
          <w:numId w:val="2"/>
        </w:numPr>
      </w:pPr>
      <w:r>
        <w:t>Ensure valve-shifts work as intended</w:t>
      </w:r>
    </w:p>
    <w:p w14:paraId="3EAAF2B3" w14:textId="77777777" w:rsidR="009271C6" w:rsidRDefault="009271C6" w:rsidP="009271C6">
      <w:pPr>
        <w:pStyle w:val="ListParagraph"/>
        <w:numPr>
          <w:ilvl w:val="0"/>
          <w:numId w:val="2"/>
        </w:numPr>
      </w:pPr>
      <w:r>
        <w:t>Note time-delay between picaro and actual time</w:t>
      </w:r>
    </w:p>
    <w:p w14:paraId="62F9FEE1" w14:textId="189D8DA6" w:rsidR="009271C6" w:rsidRDefault="009271C6" w:rsidP="009271C6">
      <w:pPr>
        <w:pStyle w:val="ListParagraph"/>
        <w:numPr>
          <w:ilvl w:val="0"/>
          <w:numId w:val="2"/>
        </w:numPr>
      </w:pPr>
      <w:r>
        <w:lastRenderedPageBreak/>
        <w:t>Measure pH of slurries as triplicates</w:t>
      </w:r>
    </w:p>
    <w:p w14:paraId="05C7E916" w14:textId="77777777" w:rsidR="00D239A7" w:rsidRPr="00066B0A" w:rsidRDefault="00D239A7" w:rsidP="00D239A7">
      <w:pPr>
        <w:pStyle w:val="ListParagraph"/>
      </w:pPr>
    </w:p>
    <w:p w14:paraId="3DEEAF5C" w14:textId="6F4FCC54" w:rsidR="009271C6" w:rsidRDefault="009271C6" w:rsidP="009271C6">
      <w:pPr>
        <w:pStyle w:val="Heading2"/>
      </w:pPr>
      <w:r>
        <w:t>Start the experiment, prepare current sample</w:t>
      </w:r>
    </w:p>
    <w:p w14:paraId="08CA3FEE" w14:textId="77777777" w:rsidR="009271C6" w:rsidRDefault="009271C6" w:rsidP="009271C6">
      <w:r>
        <w:t>Approx 2-3 min before valve shift, remove plastic-wrap from current sample</w:t>
      </w:r>
    </w:p>
    <w:p w14:paraId="52034954" w14:textId="77777777" w:rsidR="009271C6" w:rsidRDefault="009271C6" w:rsidP="009271C6">
      <w:commentRangeStart w:id="18"/>
      <w:r>
        <w:t xml:space="preserve">Add 2 g of needed slurry as drops, in small as droplets </w:t>
      </w:r>
      <w:commentRangeEnd w:id="18"/>
      <w:r w:rsidR="00C72CA8">
        <w:rPr>
          <w:rStyle w:val="CommentReference"/>
        </w:rPr>
        <w:commentReference w:id="18"/>
      </w:r>
    </w:p>
    <w:p w14:paraId="6320FA5F" w14:textId="77777777" w:rsidR="009271C6" w:rsidRDefault="009271C6" w:rsidP="009271C6">
      <w:commentRangeStart w:id="19"/>
      <w:r>
        <w:t>Exchange red plastic lid, with petri-dish</w:t>
      </w:r>
      <w:commentRangeEnd w:id="19"/>
      <w:r w:rsidR="00C72CA8">
        <w:rPr>
          <w:rStyle w:val="CommentReference"/>
        </w:rPr>
        <w:commentReference w:id="19"/>
      </w:r>
    </w:p>
    <w:p w14:paraId="03320D12" w14:textId="77777777" w:rsidR="009271C6" w:rsidRDefault="009271C6" w:rsidP="009271C6">
      <w:r>
        <w:t>Add to Picarro setup</w:t>
      </w:r>
    </w:p>
    <w:p w14:paraId="322C1700" w14:textId="77777777" w:rsidR="009271C6" w:rsidRPr="007658FC" w:rsidRDefault="009271C6" w:rsidP="009271C6">
      <w:r>
        <w:t>Note picaro-time for the shift, and the flow of the sample stream, and bypass</w:t>
      </w:r>
    </w:p>
    <w:p w14:paraId="430DE085" w14:textId="77777777" w:rsidR="009A60B7" w:rsidRPr="00E561F6" w:rsidRDefault="009A60B7" w:rsidP="009A60B7"/>
    <w:p w14:paraId="57CDD9C1" w14:textId="18A75F35" w:rsidR="009A60B7" w:rsidRDefault="009A60B7" w:rsidP="009A60B7">
      <w:pPr>
        <w:pStyle w:val="Heading1"/>
      </w:pPr>
      <w:r w:rsidRPr="00E561F6">
        <w:t>Day: 2-6: Extract data via Any desk</w:t>
      </w:r>
    </w:p>
    <w:p w14:paraId="426EE6B9" w14:textId="77777777" w:rsidR="009271C6" w:rsidRDefault="009271C6" w:rsidP="009271C6">
      <w:r>
        <w:t>Download yesterday’s raw Picarro file into own folder via Any Desk</w:t>
      </w:r>
    </w:p>
    <w:p w14:paraId="4A29D8CC" w14:textId="6EC45AE2" w:rsidR="009271C6" w:rsidRPr="009271C6" w:rsidRDefault="009271C6" w:rsidP="009271C6">
      <w:r>
        <w:t>Repeat for next day</w:t>
      </w:r>
    </w:p>
    <w:p w14:paraId="1B99CC43" w14:textId="77777777" w:rsidR="009A60B7" w:rsidRPr="00E561F6" w:rsidRDefault="009A60B7" w:rsidP="009A60B7"/>
    <w:p w14:paraId="3E0AD666" w14:textId="3D019FAC" w:rsidR="009A60B7" w:rsidRDefault="009A60B7" w:rsidP="009A60B7">
      <w:pPr>
        <w:pStyle w:val="Heading1"/>
      </w:pPr>
      <w:r w:rsidRPr="00E561F6">
        <w:t>Day 7: End of the experiment</w:t>
      </w:r>
    </w:p>
    <w:p w14:paraId="5BBCA79D" w14:textId="77777777" w:rsidR="009271C6" w:rsidRDefault="009271C6" w:rsidP="009271C6">
      <w:r>
        <w:t>Note Picarro-time for the end of the experiment.</w:t>
      </w:r>
    </w:p>
    <w:p w14:paraId="6F772173" w14:textId="77777777" w:rsidR="009271C6" w:rsidRDefault="009271C6" w:rsidP="009271C6">
      <w:r>
        <w:t>Download raw Picarro file for the final day.</w:t>
      </w:r>
    </w:p>
    <w:p w14:paraId="484B3CCD" w14:textId="77777777" w:rsidR="009271C6" w:rsidRDefault="009271C6" w:rsidP="009271C6">
      <w:r>
        <w:t>Note bypass and sample flows, is expected to have a slight decrease - an average between start and end will be used.</w:t>
      </w:r>
    </w:p>
    <w:p w14:paraId="0968606A" w14:textId="77777777" w:rsidR="009271C6" w:rsidRDefault="009271C6" w:rsidP="009271C6">
      <w:r>
        <w:t>Remove the samples from the setup, can most likely dilute and put into sink.</w:t>
      </w:r>
    </w:p>
    <w:p w14:paraId="35A41250" w14:textId="77777777" w:rsidR="00403C19" w:rsidRPr="00E561F6" w:rsidRDefault="00403C19" w:rsidP="00403C19"/>
    <w:p w14:paraId="4EC21EDA" w14:textId="2AC01AE8" w:rsidR="00403C19" w:rsidRPr="00E561F6" w:rsidRDefault="00F3790B" w:rsidP="00403C19">
      <w:pPr>
        <w:pStyle w:val="Heading1"/>
      </w:pPr>
      <w:r w:rsidRPr="00E561F6">
        <w:t>C</w:t>
      </w:r>
      <w:r w:rsidR="00403C19" w:rsidRPr="00E561F6">
        <w:t>alculation</w:t>
      </w:r>
      <w:r>
        <w:t xml:space="preserve"> details</w:t>
      </w:r>
    </w:p>
    <w:p w14:paraId="61DC75EA" w14:textId="492B3249" w:rsidR="00DA0910" w:rsidRPr="00E561F6" w:rsidRDefault="00DA0910" w:rsidP="00DA0910">
      <w:pPr>
        <w:pStyle w:val="Heading2"/>
      </w:pPr>
      <w:r w:rsidRPr="00E561F6">
        <w:t>Slurry acidification:</w:t>
      </w:r>
    </w:p>
    <w:p w14:paraId="3FC51D3E" w14:textId="48EC8C62" w:rsidR="00403C19" w:rsidRPr="00E561F6" w:rsidRDefault="00403C19" w:rsidP="00160D60">
      <w:pPr>
        <w:rPr>
          <w:b/>
          <w:bCs/>
          <w:vertAlign w:val="subscript"/>
        </w:rPr>
      </w:pPr>
      <w:r w:rsidRPr="00E561F6">
        <w:rPr>
          <w:b/>
          <w:bCs/>
        </w:rPr>
        <w:t>A</w:t>
      </w:r>
      <w:r w:rsidR="008A0B85" w:rsidRPr="00E561F6">
        <w:rPr>
          <w:b/>
          <w:bCs/>
        </w:rPr>
        <w:t>mount of H</w:t>
      </w:r>
      <w:r w:rsidR="008A0B85" w:rsidRPr="00E561F6">
        <w:rPr>
          <w:b/>
          <w:bCs/>
          <w:vertAlign w:val="subscript"/>
        </w:rPr>
        <w:t>2</w:t>
      </w:r>
      <w:r w:rsidR="008A0B85" w:rsidRPr="00E561F6">
        <w:rPr>
          <w:b/>
          <w:bCs/>
        </w:rPr>
        <w:t>SO</w:t>
      </w:r>
      <w:r w:rsidR="008A0B85" w:rsidRPr="00E561F6">
        <w:rPr>
          <w:b/>
          <w:bCs/>
          <w:vertAlign w:val="subscript"/>
        </w:rPr>
        <w:t>4</w:t>
      </w:r>
    </w:p>
    <w:p w14:paraId="322B7494" w14:textId="35911041" w:rsidR="00403C19" w:rsidRPr="00E561F6" w:rsidRDefault="00000000" w:rsidP="00403C19">
      <w:pPr>
        <w:rPr>
          <w:rFonts w:eastAsiaTheme="minorEastAsia"/>
          <w:iCs/>
        </w:rPr>
      </w:pPr>
      <m:oMathPara>
        <m:oMath>
          <m:f>
            <m:fPr>
              <m:ctrlPr>
                <w:rPr>
                  <w:rFonts w:ascii="Cambria Math" w:hAnsi="Cambria Math"/>
                  <w:iCs/>
                </w:rPr>
              </m:ctrlPr>
            </m:fPr>
            <m:num>
              <m:r>
                <m:rPr>
                  <m:sty m:val="p"/>
                </m:rPr>
                <w:rPr>
                  <w:rFonts w:ascii="Cambria Math" w:hAnsi="Cambria Math"/>
                </w:rPr>
                <m:t>0.18 k</m:t>
              </m:r>
              <m:sSub>
                <m:sSubPr>
                  <m:ctrlPr>
                    <w:rPr>
                      <w:rFonts w:ascii="Cambria Math" w:hAnsi="Cambria Math"/>
                      <w:iCs/>
                    </w:rPr>
                  </m:ctrlPr>
                </m:sSubPr>
                <m:e>
                  <m:r>
                    <m:rPr>
                      <m:sty m:val="p"/>
                    </m:rPr>
                    <w:rPr>
                      <w:rFonts w:ascii="Cambria Math" w:hAnsi="Cambria Math"/>
                    </w:rPr>
                    <m:t>g</m:t>
                  </m:r>
                </m:e>
                <m:sub>
                  <m:r>
                    <m:rPr>
                      <m:sty m:val="p"/>
                    </m:rPr>
                    <w:rPr>
                      <w:rFonts w:ascii="Cambria Math" w:hAnsi="Cambria Math"/>
                    </w:rPr>
                    <m:t>acid</m:t>
                  </m:r>
                </m:sub>
              </m:sSub>
            </m:num>
            <m:den>
              <m:r>
                <m:rPr>
                  <m:sty m:val="p"/>
                </m:rPr>
                <w:rPr>
                  <w:rFonts w:ascii="Cambria Math" w:hAnsi="Cambria Math"/>
                </w:rPr>
                <m:t>60.05·</m:t>
              </m:r>
              <m:sSup>
                <m:sSupPr>
                  <m:ctrlPr>
                    <w:rPr>
                      <w:rFonts w:ascii="Cambria Math" w:hAnsi="Cambria Math"/>
                      <w:iCs/>
                    </w:rPr>
                  </m:ctrlPr>
                </m:sSupPr>
                <m:e>
                  <m:r>
                    <m:rPr>
                      <m:sty m:val="p"/>
                    </m:rPr>
                    <w:rPr>
                      <w:rFonts w:ascii="Cambria Math" w:hAnsi="Cambria Math"/>
                    </w:rPr>
                    <m:t>10</m:t>
                  </m:r>
                </m:e>
                <m:sup>
                  <m:r>
                    <m:rPr>
                      <m:sty m:val="p"/>
                    </m:rPr>
                    <w:rPr>
                      <w:rFonts w:ascii="Cambria Math" w:hAnsi="Cambria Math"/>
                    </w:rPr>
                    <m:t>-3</m:t>
                  </m:r>
                </m:sup>
              </m:sSup>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slurry</m:t>
                  </m:r>
                </m:sub>
              </m:sSub>
            </m:den>
          </m:f>
          <m:r>
            <m:rPr>
              <m:sty m:val="p"/>
            </m:rPr>
            <w:rPr>
              <w:rFonts w:ascii="Cambria Math" w:hAnsi="Cambria Math"/>
            </w:rPr>
            <m:t>=</m:t>
          </m:r>
          <m:f>
            <m:fPr>
              <m:ctrlPr>
                <w:rPr>
                  <w:rFonts w:ascii="Cambria Math" w:hAnsi="Cambria Math"/>
                  <w:iCs/>
                </w:rPr>
              </m:ctrlPr>
            </m:fPr>
            <m:num>
              <m:r>
                <m:rPr>
                  <m:sty m:val="p"/>
                </m:rPr>
                <w:rPr>
                  <w:rFonts w:ascii="Cambria Math" w:hAnsi="Cambria Math"/>
                </w:rPr>
                <m:t>2.99·k</m:t>
              </m:r>
              <m:sSub>
                <m:sSubPr>
                  <m:ctrlPr>
                    <w:rPr>
                      <w:rFonts w:ascii="Cambria Math" w:hAnsi="Cambria Math"/>
                      <w:iCs/>
                    </w:rPr>
                  </m:ctrlPr>
                </m:sSubPr>
                <m:e>
                  <m:r>
                    <m:rPr>
                      <m:sty m:val="p"/>
                    </m:rPr>
                    <w:rPr>
                      <w:rFonts w:ascii="Cambria Math" w:hAnsi="Cambria Math"/>
                    </w:rPr>
                    <m:t>g</m:t>
                  </m:r>
                </m:e>
                <m:sub>
                  <m:r>
                    <m:rPr>
                      <m:sty m:val="p"/>
                    </m:rPr>
                    <w:rPr>
                      <w:rFonts w:ascii="Cambria Math" w:hAnsi="Cambria Math"/>
                    </w:rPr>
                    <m:t>acid</m:t>
                  </m:r>
                </m:sub>
              </m:sSub>
            </m:num>
            <m:den>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slurry</m:t>
                  </m:r>
                </m:sub>
              </m:sSub>
            </m:den>
          </m:f>
        </m:oMath>
      </m:oMathPara>
    </w:p>
    <w:p w14:paraId="2BD4BFE7" w14:textId="171B0F44" w:rsidR="008A0B85" w:rsidRPr="00E561F6" w:rsidRDefault="008A0B85" w:rsidP="00403C19">
      <w:pPr>
        <w:rPr>
          <w:rFonts w:eastAsiaTheme="minorEastAsia"/>
          <w:iCs/>
        </w:rPr>
      </w:pPr>
      <w:r w:rsidRPr="00E561F6">
        <w:rPr>
          <w:rFonts w:eastAsiaTheme="minorEastAsia"/>
          <w:iCs/>
        </w:rPr>
        <w:t>If using 500 g in lab:</w:t>
      </w:r>
    </w:p>
    <w:p w14:paraId="281E0AEB" w14:textId="3E00D6E5" w:rsidR="008A0B85" w:rsidRPr="00E561F6" w:rsidRDefault="00DA0910" w:rsidP="00403C19">
      <w:pPr>
        <w:rPr>
          <w:rFonts w:eastAsiaTheme="minorEastAsia"/>
        </w:rPr>
      </w:pPr>
      <m:oMathPara>
        <m:oMath>
          <m:r>
            <m:rPr>
              <m:sty m:val="p"/>
            </m:rPr>
            <w:rPr>
              <w:rFonts w:ascii="Cambria Math" w:eastAsiaTheme="minorEastAsia" w:hAnsi="Cambria Math"/>
            </w:rPr>
            <m:t>m</m:t>
          </m:r>
          <m:d>
            <m:dPr>
              <m:ctrlPr>
                <w:rPr>
                  <w:rFonts w:ascii="Cambria Math" w:eastAsiaTheme="minorEastAsia" w:hAnsi="Cambria Math"/>
                </w:rPr>
              </m:ctrlPr>
            </m:dPr>
            <m:e>
              <m:sSub>
                <m:sSubPr>
                  <m:ctrlPr>
                    <w:rPr>
                      <w:rFonts w:ascii="Cambria Math" w:eastAsiaTheme="minorEastAsia" w:hAnsi="Cambria Math"/>
                    </w:rPr>
                  </m:ctrlPr>
                </m:sSubPr>
                <m:e>
                  <m:r>
                    <m:rPr>
                      <m:sty m:val="p"/>
                    </m:rPr>
                    <w:rPr>
                      <w:rFonts w:ascii="Cambria Math" w:eastAsiaTheme="minorEastAsia" w:hAnsi="Cambria Math"/>
                    </w:rPr>
                    <m:t>H</m:t>
                  </m:r>
                </m:e>
                <m:sub>
                  <m:r>
                    <m:rPr>
                      <m:sty m:val="p"/>
                    </m:rPr>
                    <w:rPr>
                      <w:rFonts w:ascii="Cambria Math" w:eastAsiaTheme="minorEastAsia" w:hAnsi="Cambria Math"/>
                    </w:rPr>
                    <m:t>2</m:t>
                  </m:r>
                </m:sub>
              </m:sSub>
              <m:r>
                <m:rPr>
                  <m:sty m:val="p"/>
                </m:rPr>
                <w:rPr>
                  <w:rFonts w:ascii="Cambria Math" w:eastAsiaTheme="minorEastAsia" w:hAnsi="Cambria Math"/>
                </w:rPr>
                <m:t>S</m:t>
              </m:r>
              <m:sSub>
                <m:sSubPr>
                  <m:ctrlPr>
                    <w:rPr>
                      <w:rFonts w:ascii="Cambria Math" w:eastAsiaTheme="minorEastAsia" w:hAnsi="Cambria Math"/>
                    </w:rPr>
                  </m:ctrlPr>
                </m:sSubPr>
                <m:e>
                  <m:r>
                    <m:rPr>
                      <m:sty m:val="p"/>
                    </m:rPr>
                    <w:rPr>
                      <w:rFonts w:ascii="Cambria Math" w:eastAsiaTheme="minorEastAsia" w:hAnsi="Cambria Math"/>
                    </w:rPr>
                    <m:t>O</m:t>
                  </m:r>
                </m:e>
                <m:sub>
                  <m:r>
                    <m:rPr>
                      <m:sty m:val="p"/>
                    </m:rPr>
                    <w:rPr>
                      <w:rFonts w:ascii="Cambria Math" w:eastAsiaTheme="minorEastAsia" w:hAnsi="Cambria Math"/>
                    </w:rPr>
                    <m:t>4</m:t>
                  </m:r>
                </m:sub>
              </m:sSub>
            </m:e>
          </m:d>
          <m:r>
            <m:rPr>
              <m:sty m:val="p"/>
            </m:rPr>
            <w:rPr>
              <w:rFonts w:ascii="Cambria Math" w:eastAsiaTheme="minorEastAsia" w:hAnsi="Cambria Math"/>
            </w:rPr>
            <m:t>= 0.500 k</m:t>
          </m:r>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slurry</m:t>
              </m:r>
            </m:sub>
          </m:sSub>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10</m:t>
              </m:r>
            </m:e>
            <m:sup>
              <m:r>
                <m:rPr>
                  <m:sty m:val="p"/>
                </m:rPr>
                <w:rPr>
                  <w:rFonts w:ascii="Cambria Math" w:eastAsiaTheme="minorEastAsia" w:hAnsi="Cambria Math"/>
                </w:rPr>
                <m:t>-3</m:t>
              </m:r>
            </m:sup>
          </m:sSup>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t</m:t>
                  </m:r>
                </m:e>
                <m:sub>
                  <m:r>
                    <m:rPr>
                      <m:sty m:val="p"/>
                    </m:rPr>
                    <w:rPr>
                      <w:rFonts w:ascii="Cambria Math" w:eastAsiaTheme="minorEastAsia" w:hAnsi="Cambria Math"/>
                    </w:rPr>
                    <m:t>slurry</m:t>
                  </m:r>
                </m:sub>
              </m:sSub>
            </m:num>
            <m:den>
              <m:r>
                <m:rPr>
                  <m:sty m:val="p"/>
                </m:rPr>
                <w:rPr>
                  <w:rFonts w:ascii="Cambria Math" w:eastAsiaTheme="minorEastAsia" w:hAnsi="Cambria Math"/>
                </w:rPr>
                <m:t>k</m:t>
              </m:r>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slurry</m:t>
                  </m:r>
                </m:sub>
              </m:sSub>
            </m:den>
          </m:f>
          <m:r>
            <m:rPr>
              <m:sty m:val="p"/>
            </m:rPr>
            <w:rPr>
              <w:rFonts w:ascii="Cambria Math" w:eastAsiaTheme="minorEastAsia" w:hAnsi="Cambria Math"/>
            </w:rPr>
            <m:t>·2.99</m:t>
          </m:r>
          <m:f>
            <m:fPr>
              <m:ctrlPr>
                <w:rPr>
                  <w:rFonts w:ascii="Cambria Math" w:eastAsiaTheme="minorEastAsia" w:hAnsi="Cambria Math"/>
                </w:rPr>
              </m:ctrlPr>
            </m:fPr>
            <m:num>
              <m:r>
                <m:rPr>
                  <m:sty m:val="p"/>
                </m:rPr>
                <w:rPr>
                  <w:rFonts w:ascii="Cambria Math" w:eastAsiaTheme="minorEastAsia" w:hAnsi="Cambria Math"/>
                </w:rPr>
                <m:t>k</m:t>
              </m:r>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acid</m:t>
                  </m:r>
                </m:sub>
              </m:sSub>
            </m:num>
            <m:den>
              <m:sSub>
                <m:sSubPr>
                  <m:ctrlPr>
                    <w:rPr>
                      <w:rFonts w:ascii="Cambria Math" w:eastAsiaTheme="minorEastAsia" w:hAnsi="Cambria Math"/>
                    </w:rPr>
                  </m:ctrlPr>
                </m:sSubPr>
                <m:e>
                  <m:r>
                    <m:rPr>
                      <m:sty m:val="p"/>
                    </m:rPr>
                    <w:rPr>
                      <w:rFonts w:ascii="Cambria Math" w:eastAsiaTheme="minorEastAsia" w:hAnsi="Cambria Math"/>
                    </w:rPr>
                    <m:t>t</m:t>
                  </m:r>
                </m:e>
                <m:sub>
                  <m:r>
                    <m:rPr>
                      <m:sty m:val="p"/>
                    </m:rPr>
                    <w:rPr>
                      <w:rFonts w:ascii="Cambria Math" w:eastAsiaTheme="minorEastAsia" w:hAnsi="Cambria Math"/>
                    </w:rPr>
                    <m:t>slurry</m:t>
                  </m:r>
                </m:sub>
              </m:sSub>
            </m:den>
          </m:f>
          <m:r>
            <m:rPr>
              <m:sty m:val="p"/>
            </m:rPr>
            <w:rPr>
              <w:rFonts w:ascii="Cambria Math" w:eastAsiaTheme="minorEastAsia" w:hAnsi="Cambria Math"/>
            </w:rPr>
            <m:t>=0.001495·k</m:t>
          </m:r>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acid</m:t>
              </m:r>
            </m:sub>
          </m:sSub>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10</m:t>
              </m:r>
            </m:e>
            <m:sup>
              <m:r>
                <m:rPr>
                  <m:sty m:val="p"/>
                </m:rPr>
                <w:rPr>
                  <w:rFonts w:ascii="Cambria Math" w:eastAsiaTheme="minorEastAsia" w:hAnsi="Cambria Math"/>
                </w:rPr>
                <m:t>3</m:t>
              </m:r>
            </m:sup>
          </m:sSup>
          <m:r>
            <m:rPr>
              <m:sty m:val="p"/>
            </m:rPr>
            <w:rPr>
              <w:rFonts w:ascii="Cambria Math" w:eastAsiaTheme="minorEastAsia" w:hAnsi="Cambria Math"/>
            </w:rPr>
            <m:t>=1.495 g</m:t>
          </m:r>
        </m:oMath>
      </m:oMathPara>
    </w:p>
    <w:p w14:paraId="3AAF7ED2" w14:textId="59A27898" w:rsidR="008A0B85" w:rsidRPr="00E561F6" w:rsidRDefault="00DA0910" w:rsidP="00403C19">
      <w:pPr>
        <w:rPr>
          <w:rFonts w:eastAsiaTheme="minorEastAsia"/>
        </w:rPr>
      </w:pPr>
      <m:oMathPara>
        <m:oMath>
          <m:r>
            <m:rPr>
              <m:sty m:val="p"/>
            </m:rPr>
            <w:rPr>
              <w:rFonts w:ascii="Cambria Math" w:eastAsiaTheme="minorEastAsia" w:hAnsi="Cambria Math"/>
            </w:rPr>
            <w:lastRenderedPageBreak/>
            <m:t>ρ</m:t>
          </m:r>
          <m:d>
            <m:dPr>
              <m:ctrlPr>
                <w:rPr>
                  <w:rFonts w:ascii="Cambria Math" w:eastAsiaTheme="minorEastAsia" w:hAnsi="Cambria Math"/>
                </w:rPr>
              </m:ctrlPr>
            </m:dPr>
            <m:e>
              <m:sSub>
                <m:sSubPr>
                  <m:ctrlPr>
                    <w:rPr>
                      <w:rFonts w:ascii="Cambria Math" w:eastAsiaTheme="minorEastAsia" w:hAnsi="Cambria Math"/>
                    </w:rPr>
                  </m:ctrlPr>
                </m:sSubPr>
                <m:e>
                  <m:r>
                    <m:rPr>
                      <m:sty m:val="p"/>
                    </m:rPr>
                    <w:rPr>
                      <w:rFonts w:ascii="Cambria Math" w:eastAsiaTheme="minorEastAsia" w:hAnsi="Cambria Math"/>
                    </w:rPr>
                    <m:t>H</m:t>
                  </m:r>
                </m:e>
                <m:sub>
                  <m:r>
                    <m:rPr>
                      <m:sty m:val="p"/>
                    </m:rPr>
                    <w:rPr>
                      <w:rFonts w:ascii="Cambria Math" w:eastAsiaTheme="minorEastAsia" w:hAnsi="Cambria Math"/>
                    </w:rPr>
                    <m:t>2</m:t>
                  </m:r>
                </m:sub>
              </m:sSub>
              <m:r>
                <m:rPr>
                  <m:sty m:val="p"/>
                </m:rPr>
                <w:rPr>
                  <w:rFonts w:ascii="Cambria Math" w:eastAsiaTheme="minorEastAsia" w:hAnsi="Cambria Math"/>
                </w:rPr>
                <m:t>S</m:t>
              </m:r>
              <m:sSub>
                <m:sSubPr>
                  <m:ctrlPr>
                    <w:rPr>
                      <w:rFonts w:ascii="Cambria Math" w:eastAsiaTheme="minorEastAsia" w:hAnsi="Cambria Math"/>
                    </w:rPr>
                  </m:ctrlPr>
                </m:sSubPr>
                <m:e>
                  <m:r>
                    <m:rPr>
                      <m:sty m:val="p"/>
                    </m:rPr>
                    <w:rPr>
                      <w:rFonts w:ascii="Cambria Math" w:eastAsiaTheme="minorEastAsia" w:hAnsi="Cambria Math"/>
                    </w:rPr>
                    <m:t>O</m:t>
                  </m:r>
                </m:e>
                <m:sub>
                  <m:r>
                    <m:rPr>
                      <m:sty m:val="p"/>
                    </m:rPr>
                    <w:rPr>
                      <w:rFonts w:ascii="Cambria Math" w:eastAsiaTheme="minorEastAsia" w:hAnsi="Cambria Math"/>
                    </w:rPr>
                    <m:t>4</m:t>
                  </m:r>
                </m:sub>
              </m:sSub>
              <m:r>
                <m:rPr>
                  <m:sty m:val="p"/>
                </m:rPr>
                <w:rPr>
                  <w:rFonts w:ascii="Cambria Math" w:eastAsiaTheme="minorEastAsia" w:hAnsi="Cambria Math"/>
                </w:rPr>
                <m:t xml:space="preserve"> 95 %wt</m:t>
              </m:r>
            </m:e>
          </m:d>
          <m:r>
            <m:rPr>
              <m:sty m:val="p"/>
            </m:rPr>
            <w:rPr>
              <w:rFonts w:ascii="Cambria Math" w:eastAsiaTheme="minorEastAsia" w:hAnsi="Cambria Math"/>
            </w:rPr>
            <m:t>=1.8837</m:t>
          </m:r>
          <m:f>
            <m:fPr>
              <m:ctrlPr>
                <w:rPr>
                  <w:rFonts w:ascii="Cambria Math" w:eastAsiaTheme="minorEastAsia" w:hAnsi="Cambria Math"/>
                </w:rPr>
              </m:ctrlPr>
            </m:fPr>
            <m:num>
              <m:r>
                <m:rPr>
                  <m:sty m:val="p"/>
                </m:rPr>
                <w:rPr>
                  <w:rFonts w:ascii="Cambria Math" w:eastAsiaTheme="minorEastAsia" w:hAnsi="Cambria Math"/>
                </w:rPr>
                <m:t>g</m:t>
              </m:r>
            </m:num>
            <m:den>
              <m:r>
                <m:rPr>
                  <m:sty m:val="p"/>
                </m:rPr>
                <w:rPr>
                  <w:rFonts w:ascii="Cambria Math" w:eastAsiaTheme="minorEastAsia" w:hAnsi="Cambria Math"/>
                </w:rPr>
                <m:t>mL</m:t>
              </m:r>
            </m:den>
          </m:f>
        </m:oMath>
      </m:oMathPara>
    </w:p>
    <w:p w14:paraId="7F9BF418" w14:textId="6D0598E6" w:rsidR="008A0B85" w:rsidRPr="00E561F6" w:rsidRDefault="00DA0910" w:rsidP="00403C19">
      <w:pPr>
        <w:rPr>
          <w:rFonts w:eastAsiaTheme="minorEastAsia"/>
        </w:rPr>
      </w:pPr>
      <m:oMathPara>
        <m:oMath>
          <m:r>
            <m:rPr>
              <m:sty m:val="p"/>
            </m:rPr>
            <w:rPr>
              <w:rFonts w:ascii="Cambria Math" w:eastAsiaTheme="minorEastAsia" w:hAnsi="Cambria Math"/>
            </w:rPr>
            <m:t>V=</m:t>
          </m:r>
          <m:f>
            <m:fPr>
              <m:ctrlPr>
                <w:rPr>
                  <w:rFonts w:ascii="Cambria Math" w:eastAsiaTheme="minorEastAsia" w:hAnsi="Cambria Math"/>
                </w:rPr>
              </m:ctrlPr>
            </m:fPr>
            <m:num>
              <m:r>
                <m:rPr>
                  <m:sty m:val="p"/>
                </m:rPr>
                <w:rPr>
                  <w:rFonts w:ascii="Cambria Math" w:eastAsiaTheme="minorEastAsia" w:hAnsi="Cambria Math"/>
                </w:rPr>
                <m:t>m</m:t>
              </m:r>
            </m:num>
            <m:den>
              <m:r>
                <m:rPr>
                  <m:sty m:val="p"/>
                </m:rPr>
                <w:rPr>
                  <w:rFonts w:ascii="Cambria Math" w:eastAsiaTheme="minorEastAsia" w:hAnsi="Cambria Math"/>
                </w:rPr>
                <m:t>ρ</m:t>
              </m:r>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1.495 g</m:t>
              </m:r>
            </m:num>
            <m:den>
              <m:r>
                <m:rPr>
                  <m:sty m:val="p"/>
                </m:rPr>
                <w:rPr>
                  <w:rFonts w:ascii="Cambria Math" w:eastAsiaTheme="minorEastAsia" w:hAnsi="Cambria Math"/>
                </w:rPr>
                <m:t>1.8837</m:t>
              </m:r>
              <m:f>
                <m:fPr>
                  <m:ctrlPr>
                    <w:rPr>
                      <w:rFonts w:ascii="Cambria Math" w:eastAsiaTheme="minorEastAsia" w:hAnsi="Cambria Math"/>
                    </w:rPr>
                  </m:ctrlPr>
                </m:fPr>
                <m:num>
                  <m:r>
                    <m:rPr>
                      <m:sty m:val="p"/>
                    </m:rPr>
                    <w:rPr>
                      <w:rFonts w:ascii="Cambria Math" w:eastAsiaTheme="minorEastAsia" w:hAnsi="Cambria Math"/>
                    </w:rPr>
                    <m:t>g</m:t>
                  </m:r>
                </m:num>
                <m:den>
                  <m:r>
                    <m:rPr>
                      <m:sty m:val="p"/>
                    </m:rPr>
                    <w:rPr>
                      <w:rFonts w:ascii="Cambria Math" w:eastAsiaTheme="minorEastAsia" w:hAnsi="Cambria Math"/>
                    </w:rPr>
                    <m:t>mL</m:t>
                  </m:r>
                </m:den>
              </m:f>
            </m:den>
          </m:f>
          <m:r>
            <m:rPr>
              <m:sty m:val="p"/>
            </m:rPr>
            <w:rPr>
              <w:rFonts w:ascii="Cambria Math" w:eastAsiaTheme="minorEastAsia" w:hAnsi="Cambria Math"/>
            </w:rPr>
            <m:t>=0.79·mL</m:t>
          </m:r>
        </m:oMath>
      </m:oMathPara>
    </w:p>
    <w:p w14:paraId="64C6A37F" w14:textId="543CDEDF" w:rsidR="00160D60" w:rsidRPr="00E561F6" w:rsidRDefault="00160D60" w:rsidP="00160D60">
      <w:pPr>
        <w:pStyle w:val="Heading2"/>
        <w:rPr>
          <w:rFonts w:eastAsiaTheme="minorEastAsia"/>
        </w:rPr>
      </w:pPr>
      <w:r w:rsidRPr="00E561F6">
        <w:rPr>
          <w:rFonts w:eastAsiaTheme="minorEastAsia"/>
        </w:rPr>
        <w:t>Packed soils</w:t>
      </w:r>
    </w:p>
    <w:p w14:paraId="0D5D3A80" w14:textId="50B0EB5C" w:rsidR="00160D60" w:rsidRPr="00E561F6" w:rsidRDefault="00160D60" w:rsidP="00160D60">
      <w:pPr>
        <w:rPr>
          <w:b/>
          <w:bCs/>
        </w:rPr>
      </w:pPr>
      <w:r w:rsidRPr="00E561F6">
        <w:rPr>
          <w:b/>
          <w:bCs/>
        </w:rPr>
        <w:t>Amount of soil to use:</w:t>
      </w:r>
    </w:p>
    <w:p w14:paraId="38713294" w14:textId="6C121E76" w:rsidR="00160D60" w:rsidRPr="00E561F6" w:rsidRDefault="00160D60" w:rsidP="00160D60">
      <w:pPr>
        <w:rPr>
          <w:rFonts w:eastAsiaTheme="minorEastAsia"/>
        </w:rPr>
      </w:pPr>
      <w:r w:rsidRPr="00E561F6">
        <w:t xml:space="preserve">Bulk density of soil during the field experiment: </w:t>
      </w:r>
      <m:oMath>
        <m:r>
          <w:rPr>
            <w:rFonts w:ascii="Cambria Math" w:hAnsi="Cambria Math"/>
          </w:rPr>
          <m:t>1.50</m:t>
        </m:r>
        <m:f>
          <m:fPr>
            <m:ctrlPr>
              <w:rPr>
                <w:rFonts w:ascii="Cambria Math" w:hAnsi="Cambria Math"/>
                <w:i/>
              </w:rPr>
            </m:ctrlPr>
          </m:fPr>
          <m:num>
            <m:r>
              <w:rPr>
                <w:rFonts w:ascii="Cambria Math" w:hAnsi="Cambria Math"/>
              </w:rPr>
              <m:t>g</m:t>
            </m:r>
          </m:num>
          <m:den>
            <m:r>
              <w:rPr>
                <w:rFonts w:ascii="Cambria Math" w:hAnsi="Cambria Math"/>
              </w:rPr>
              <m:t>c</m:t>
            </m:r>
            <m:sSup>
              <m:sSupPr>
                <m:ctrlPr>
                  <w:rPr>
                    <w:rFonts w:ascii="Cambria Math" w:hAnsi="Cambria Math"/>
                    <w:i/>
                  </w:rPr>
                </m:ctrlPr>
              </m:sSupPr>
              <m:e>
                <m:r>
                  <w:rPr>
                    <w:rFonts w:ascii="Cambria Math" w:hAnsi="Cambria Math"/>
                  </w:rPr>
                  <m:t>m</m:t>
                </m:r>
              </m:e>
              <m:sup>
                <m:r>
                  <w:rPr>
                    <w:rFonts w:ascii="Cambria Math" w:hAnsi="Cambria Math"/>
                  </w:rPr>
                  <m:t>3</m:t>
                </m:r>
              </m:sup>
            </m:sSup>
          </m:den>
        </m:f>
        <m:r>
          <w:rPr>
            <w:rFonts w:ascii="Cambria Math" w:hAnsi="Cambria Math"/>
          </w:rPr>
          <m:t>±0.09</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w:p>
    <w:p w14:paraId="1EE541FB" w14:textId="3005C845" w:rsidR="00160D60" w:rsidRPr="00E561F6" w:rsidRDefault="00000000" w:rsidP="00160D60">
      <w:pPr>
        <w:rPr>
          <w:rFonts w:eastAsiaTheme="minorEastAsia"/>
          <w:iCs/>
        </w:rPr>
      </w:pPr>
      <m:oMathPara>
        <m:oMathParaPr>
          <m:jc m:val="left"/>
        </m:oMathParaPr>
        <m:oMath>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sample</m:t>
              </m:r>
            </m:sub>
          </m:sSub>
          <m:r>
            <w:rPr>
              <w:rFonts w:ascii="Cambria Math" w:hAnsi="Cambria Math"/>
            </w:rPr>
            <m:t>=100 c</m:t>
          </m:r>
          <m:sSup>
            <m:sSupPr>
              <m:ctrlPr>
                <w:rPr>
                  <w:rFonts w:ascii="Cambria Math" w:hAnsi="Cambria Math"/>
                  <w:i/>
                  <w:iCs/>
                </w:rPr>
              </m:ctrlPr>
            </m:sSupPr>
            <m:e>
              <m:r>
                <w:rPr>
                  <w:rFonts w:ascii="Cambria Math" w:hAnsi="Cambria Math"/>
                </w:rPr>
                <m:t>m</m:t>
              </m:r>
            </m:e>
            <m:sup>
              <m:r>
                <w:rPr>
                  <w:rFonts w:ascii="Cambria Math" w:hAnsi="Cambria Math"/>
                </w:rPr>
                <m:t>3</m:t>
              </m:r>
            </m:sup>
          </m:sSup>
        </m:oMath>
      </m:oMathPara>
    </w:p>
    <w:p w14:paraId="33578BCE" w14:textId="0AD2E7D9" w:rsidR="00160D60" w:rsidRPr="00E561F6" w:rsidRDefault="00000000" w:rsidP="00160D60">
      <w:pPr>
        <w:rPr>
          <w:rFonts w:eastAsiaTheme="minorEastAsia"/>
          <w:iCs/>
        </w:rPr>
      </w:pPr>
      <m:oMathPara>
        <m:oMathParaPr>
          <m:jc m:val="left"/>
        </m:oMathParaPr>
        <m:oMath>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soil,  sample</m:t>
              </m:r>
            </m:sub>
          </m:sSub>
          <m:r>
            <m:rPr>
              <m:sty m:val="p"/>
            </m:rPr>
            <w:rPr>
              <w:rFonts w:ascii="Cambria Math" w:hAnsi="Cambria Math"/>
            </w:rPr>
            <m:t>=100 c</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3</m:t>
              </m:r>
            </m:sup>
          </m:sSup>
          <m:d>
            <m:dPr>
              <m:ctrlPr>
                <w:rPr>
                  <w:rFonts w:ascii="Cambria Math" w:hAnsi="Cambria Math"/>
                  <w:iCs/>
                </w:rPr>
              </m:ctrlPr>
            </m:dPr>
            <m:e>
              <m:r>
                <m:rPr>
                  <m:sty m:val="p"/>
                </m:rPr>
                <w:rPr>
                  <w:rFonts w:ascii="Cambria Math" w:hAnsi="Cambria Math"/>
                </w:rPr>
                <m:t>1.50</m:t>
              </m:r>
              <m:f>
                <m:fPr>
                  <m:ctrlPr>
                    <w:rPr>
                      <w:rFonts w:ascii="Cambria Math" w:hAnsi="Cambria Math"/>
                      <w:iCs/>
                    </w:rPr>
                  </m:ctrlPr>
                </m:fPr>
                <m:num>
                  <m:r>
                    <m:rPr>
                      <m:sty m:val="p"/>
                    </m:rPr>
                    <w:rPr>
                      <w:rFonts w:ascii="Cambria Math" w:hAnsi="Cambria Math"/>
                    </w:rPr>
                    <m:t>g</m:t>
                  </m:r>
                </m:num>
                <m:den>
                  <m:r>
                    <m:rPr>
                      <m:sty m:val="p"/>
                    </m:rPr>
                    <w:rPr>
                      <w:rFonts w:ascii="Cambria Math" w:hAnsi="Cambria Math"/>
                    </w:rPr>
                    <m:t>c</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3</m:t>
                      </m:r>
                    </m:sup>
                  </m:sSup>
                </m:den>
              </m:f>
              <m:r>
                <m:rPr>
                  <m:sty m:val="p"/>
                </m:rPr>
                <w:rPr>
                  <w:rFonts w:ascii="Cambria Math" w:hAnsi="Cambria Math"/>
                </w:rPr>
                <m:t>±0.09</m:t>
              </m:r>
              <m:f>
                <m:fPr>
                  <m:ctrlPr>
                    <w:rPr>
                      <w:rFonts w:ascii="Cambria Math" w:hAnsi="Cambria Math"/>
                      <w:iCs/>
                    </w:rPr>
                  </m:ctrlPr>
                </m:fPr>
                <m:num>
                  <m:r>
                    <m:rPr>
                      <m:sty m:val="p"/>
                    </m:rPr>
                    <w:rPr>
                      <w:rFonts w:ascii="Cambria Math" w:hAnsi="Cambria Math"/>
                    </w:rPr>
                    <m:t>g</m:t>
                  </m:r>
                </m:num>
                <m:den>
                  <m:r>
                    <m:rPr>
                      <m:sty m:val="p"/>
                    </m:rPr>
                    <w:rPr>
                      <w:rFonts w:ascii="Cambria Math" w:hAnsi="Cambria Math"/>
                    </w:rPr>
                    <m:t>c</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3</m:t>
                      </m:r>
                    </m:sup>
                  </m:sSup>
                </m:den>
              </m:f>
            </m:e>
          </m:d>
          <m:r>
            <m:rPr>
              <m:sty m:val="p"/>
            </m:rPr>
            <w:rPr>
              <w:rFonts w:ascii="Cambria Math" w:hAnsi="Cambria Math"/>
            </w:rPr>
            <m:t xml:space="preserve">=150 g±9 g </m:t>
          </m:r>
        </m:oMath>
      </m:oMathPara>
    </w:p>
    <w:p w14:paraId="115454E9" w14:textId="227BECE9" w:rsidR="002F3AED" w:rsidRPr="00E561F6" w:rsidRDefault="00000000" w:rsidP="00160D60">
      <w:pPr>
        <w:rPr>
          <w:rFonts w:eastAsiaTheme="minorEastAsia"/>
        </w:rPr>
      </w:pPr>
      <m:oMathPara>
        <m:oMathParaPr>
          <m:jc m:val="left"/>
        </m:oMathParaPr>
        <m:oMath>
          <m:sSub>
            <m:sSubPr>
              <m:ctrlPr>
                <w:rPr>
                  <w:rFonts w:ascii="Cambria Math" w:eastAsiaTheme="minorEastAsia" w:hAnsi="Cambria Math"/>
                </w:rPr>
              </m:ctrlPr>
            </m:sSubPr>
            <m:e>
              <m:r>
                <m:rPr>
                  <m:sty m:val="p"/>
                </m:rPr>
                <w:rPr>
                  <w:rFonts w:ascii="Cambria Math" w:eastAsiaTheme="minorEastAsia" w:hAnsi="Cambria Math"/>
                </w:rPr>
                <m:t>m</m:t>
              </m:r>
            </m:e>
            <m:sub>
              <m:r>
                <m:rPr>
                  <m:sty m:val="p"/>
                </m:rPr>
                <w:rPr>
                  <w:rFonts w:ascii="Cambria Math" w:eastAsiaTheme="minorEastAsia" w:hAnsi="Cambria Math"/>
                </w:rPr>
                <m:t>soil,  pack</m:t>
              </m:r>
            </m:sub>
          </m:sSub>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150 g±9 g</m:t>
              </m:r>
            </m:num>
            <m:den>
              <m:r>
                <m:rPr>
                  <m:sty m:val="p"/>
                </m:rPr>
                <w:rPr>
                  <w:rFonts w:ascii="Cambria Math" w:eastAsiaTheme="minorEastAsia" w:hAnsi="Cambria Math"/>
                </w:rPr>
                <m:t>4</m:t>
              </m:r>
            </m:den>
          </m:f>
          <m:r>
            <m:rPr>
              <m:sty m:val="p"/>
            </m:rPr>
            <w:rPr>
              <w:rFonts w:ascii="Cambria Math" w:eastAsiaTheme="minorEastAsia" w:hAnsi="Cambria Math"/>
            </w:rPr>
            <m:t>=37.5±2.25</m:t>
          </m:r>
        </m:oMath>
      </m:oMathPara>
    </w:p>
    <w:p w14:paraId="5B75FB9C" w14:textId="77777777" w:rsidR="00F3790B" w:rsidRDefault="00F3790B" w:rsidP="00F3790B">
      <w:pPr>
        <w:rPr>
          <w:rFonts w:eastAsiaTheme="minorEastAsia"/>
          <w:b/>
          <w:bCs/>
        </w:rPr>
      </w:pPr>
      <w:r>
        <w:rPr>
          <w:rFonts w:eastAsiaTheme="minorEastAsia"/>
          <w:b/>
          <w:bCs/>
        </w:rPr>
        <w:t>Amount of water to add</w:t>
      </w:r>
    </w:p>
    <w:p w14:paraId="58426B9C" w14:textId="77777777" w:rsidR="00F3790B" w:rsidRDefault="00F3790B" w:rsidP="00F3790B">
      <w:pPr>
        <w:rPr>
          <w:rFonts w:eastAsiaTheme="minorEastAsia"/>
        </w:rPr>
      </w:pPr>
      <w:r>
        <w:rPr>
          <w:rFonts w:eastAsiaTheme="minorEastAsia"/>
        </w:rPr>
        <w:t>Field gravimetric water content:</w:t>
      </w:r>
    </w:p>
    <w:p w14:paraId="072714A5" w14:textId="77777777" w:rsidR="00F3790B" w:rsidRPr="00957DCD" w:rsidRDefault="00000000" w:rsidP="00F3790B">
      <w:pPr>
        <w:rPr>
          <w:rFonts w:eastAsiaTheme="minorEastAsia"/>
          <w:iCs/>
        </w:rPr>
      </w:pPr>
      <m:oMathPara>
        <m:oMathParaPr>
          <m:jc m:val="center"/>
        </m:oMathParaPr>
        <m:oMath>
          <m:sSub>
            <m:sSubPr>
              <m:ctrlPr>
                <w:rPr>
                  <w:rFonts w:ascii="Cambria Math" w:eastAsiaTheme="minorEastAsia" w:hAnsi="Cambria Math"/>
                  <w:iCs/>
                </w:rPr>
              </m:ctrlPr>
            </m:sSubPr>
            <m:e>
              <m:r>
                <m:rPr>
                  <m:sty m:val="p"/>
                </m:rPr>
                <w:rPr>
                  <w:rFonts w:ascii="Cambria Math" w:eastAsiaTheme="minorEastAsia" w:hAnsi="Cambria Math"/>
                </w:rPr>
                <m:t>U</m:t>
              </m:r>
            </m:e>
            <m:sub>
              <m:r>
                <m:rPr>
                  <m:sty m:val="p"/>
                </m:rPr>
                <w:rPr>
                  <w:rFonts w:ascii="Cambria Math" w:eastAsiaTheme="minorEastAsia" w:hAnsi="Cambria Math"/>
                </w:rPr>
                <m:t>field, cattle, dry</m:t>
              </m:r>
            </m:sub>
          </m:sSub>
          <m:r>
            <m:rPr>
              <m:sty m:val="p"/>
            </m:rPr>
            <w:rPr>
              <w:rFonts w:ascii="Cambria Math" w:eastAsiaTheme="minorEastAsia" w:hAnsi="Cambria Math"/>
            </w:rPr>
            <m:t>=</m:t>
          </m:r>
          <m:f>
            <m:fPr>
              <m:ctrlPr>
                <w:rPr>
                  <w:rFonts w:ascii="Cambria Math" w:eastAsiaTheme="minorEastAsia" w:hAnsi="Cambria Math"/>
                  <w:iCs/>
                </w:rPr>
              </m:ctrlPr>
            </m:fPr>
            <m:num>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water</m:t>
                  </m:r>
                </m:sub>
              </m:sSub>
              <m:ctrlPr>
                <w:rPr>
                  <w:rFonts w:ascii="Cambria Math" w:eastAsiaTheme="minorEastAsia" w:hAnsi="Cambria Math"/>
                  <w:i/>
                  <w:iCs/>
                </w:rPr>
              </m:ctrlPr>
            </m:num>
            <m:den>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soil</m:t>
                  </m:r>
                </m:sub>
              </m:sSub>
            </m:den>
          </m:f>
          <m:r>
            <m:rPr>
              <m:sty m:val="p"/>
            </m:rPr>
            <w:rPr>
              <w:rFonts w:ascii="Cambria Math" w:eastAsiaTheme="minorEastAsia" w:hAnsi="Cambria Math"/>
            </w:rPr>
            <m:t>= 0.17</m:t>
          </m:r>
          <m:f>
            <m:fPr>
              <m:ctrlPr>
                <w:rPr>
                  <w:rFonts w:ascii="Cambria Math" w:eastAsiaTheme="minorEastAsia" w:hAnsi="Cambria Math"/>
                  <w:iCs/>
                </w:rPr>
              </m:ctrlPr>
            </m:fPr>
            <m:num>
              <m:sSub>
                <m:sSubPr>
                  <m:ctrlPr>
                    <w:rPr>
                      <w:rFonts w:ascii="Cambria Math" w:eastAsiaTheme="minorEastAsia" w:hAnsi="Cambria Math"/>
                      <w:iCs/>
                    </w:rPr>
                  </m:ctrlPr>
                </m:sSubPr>
                <m:e>
                  <m:r>
                    <m:rPr>
                      <m:sty m:val="p"/>
                    </m:rPr>
                    <w:rPr>
                      <w:rFonts w:ascii="Cambria Math" w:eastAsiaTheme="minorEastAsia" w:hAnsi="Cambria Math"/>
                    </w:rPr>
                    <m:t>g</m:t>
                  </m:r>
                </m:e>
                <m:sub>
                  <m:r>
                    <m:rPr>
                      <m:sty m:val="p"/>
                    </m:rPr>
                    <w:rPr>
                      <w:rFonts w:ascii="Cambria Math" w:eastAsiaTheme="minorEastAsia" w:hAnsi="Cambria Math"/>
                    </w:rPr>
                    <m:t>water</m:t>
                  </m:r>
                </m:sub>
              </m:sSub>
            </m:num>
            <m:den>
              <m:sSub>
                <m:sSubPr>
                  <m:ctrlPr>
                    <w:rPr>
                      <w:rFonts w:ascii="Cambria Math" w:eastAsiaTheme="minorEastAsia" w:hAnsi="Cambria Math"/>
                      <w:iCs/>
                    </w:rPr>
                  </m:ctrlPr>
                </m:sSubPr>
                <m:e>
                  <m:r>
                    <m:rPr>
                      <m:sty m:val="p"/>
                    </m:rPr>
                    <w:rPr>
                      <w:rFonts w:ascii="Cambria Math" w:eastAsiaTheme="minorEastAsia" w:hAnsi="Cambria Math"/>
                    </w:rPr>
                    <m:t>g</m:t>
                  </m:r>
                </m:e>
                <m:sub>
                  <m:r>
                    <m:rPr>
                      <m:sty m:val="p"/>
                    </m:rPr>
                    <w:rPr>
                      <w:rFonts w:ascii="Cambria Math" w:eastAsiaTheme="minorEastAsia" w:hAnsi="Cambria Math"/>
                    </w:rPr>
                    <m:t>soil</m:t>
                  </m:r>
                </m:sub>
              </m:sSub>
            </m:den>
          </m:f>
          <m:r>
            <m:rPr>
              <m:sty m:val="p"/>
            </m:rPr>
            <w:rPr>
              <w:rFonts w:ascii="Cambria Math" w:eastAsiaTheme="minorEastAsia" w:hAnsi="Cambria Math"/>
            </w:rPr>
            <m:t xml:space="preserve"> </m:t>
          </m:r>
        </m:oMath>
      </m:oMathPara>
    </w:p>
    <w:p w14:paraId="014FB0AC" w14:textId="77777777" w:rsidR="00F3790B" w:rsidRPr="00957DCD" w:rsidRDefault="00F3790B" w:rsidP="00F3790B">
      <w:pPr>
        <w:rPr>
          <w:rFonts w:eastAsiaTheme="minorEastAsia"/>
          <w:iCs/>
        </w:rPr>
      </w:pPr>
    </w:p>
    <w:p w14:paraId="693968D6" w14:textId="77777777" w:rsidR="00F3790B" w:rsidRDefault="00F3790B" w:rsidP="00F3790B">
      <w:r>
        <w:t>Agro soil has 15.5 % water content calculated on a “wet” basis</w:t>
      </w:r>
    </w:p>
    <w:p w14:paraId="5A77B5FB" w14:textId="77777777" w:rsidR="00F3790B" w:rsidRPr="009271C6" w:rsidRDefault="00000000" w:rsidP="00F3790B">
      <w:pPr>
        <w:rPr>
          <w:rFonts w:eastAsiaTheme="minorEastAsia"/>
        </w:rPr>
      </w:pPr>
      <m:oMathPara>
        <m:oMathParaPr>
          <m:jc m:val="center"/>
        </m:oMathParaP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 xml:space="preserve"> agro, wet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m:t>
                  </m:r>
                </m:e>
                <m:sub>
                  <m:r>
                    <m:rPr>
                      <m:sty m:val="p"/>
                    </m:rPr>
                    <w:rPr>
                      <w:rFonts w:ascii="Cambria Math" w:hAnsi="Cambria Math"/>
                    </w:rPr>
                    <m:t>water</m:t>
                  </m:r>
                </m:sub>
              </m:sSub>
            </m:num>
            <m:den>
              <m:d>
                <m:dPr>
                  <m:ctrlPr>
                    <w:rPr>
                      <w:rFonts w:ascii="Cambria Math" w:hAnsi="Cambria Math"/>
                    </w:rPr>
                  </m:ctrlPr>
                </m:dPr>
                <m:e>
                  <m:sSub>
                    <m:sSubPr>
                      <m:ctrlPr>
                        <w:rPr>
                          <w:rFonts w:ascii="Cambria Math" w:hAnsi="Cambria Math"/>
                        </w:rPr>
                      </m:ctrlPr>
                    </m:sSubPr>
                    <m:e>
                      <m:r>
                        <m:rPr>
                          <m:sty m:val="p"/>
                        </m:rPr>
                        <w:rPr>
                          <w:rFonts w:ascii="Cambria Math" w:hAnsi="Cambria Math"/>
                        </w:rPr>
                        <m:t>m</m:t>
                      </m:r>
                    </m:e>
                    <m:sub>
                      <m:r>
                        <m:rPr>
                          <m:sty m:val="p"/>
                        </m:rPr>
                        <w:rPr>
                          <w:rFonts w:ascii="Cambria Math" w:hAnsi="Cambria Math"/>
                        </w:rPr>
                        <m:t>soil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water</m:t>
                      </m:r>
                    </m:sub>
                  </m:sSub>
                </m:e>
              </m:d>
            </m:den>
          </m:f>
          <m:r>
            <m:rPr>
              <m:sty m:val="p"/>
            </m:rPr>
            <w:rPr>
              <w:rFonts w:ascii="Cambria Math" w:hAnsi="Cambria Math"/>
            </w:rPr>
            <m:t>=0.155</m:t>
          </m:r>
        </m:oMath>
      </m:oMathPara>
    </w:p>
    <w:p w14:paraId="3D8D3420" w14:textId="77777777" w:rsidR="00F3790B" w:rsidRPr="009271C6" w:rsidRDefault="00000000" w:rsidP="00F3790B">
      <m:oMathPara>
        <m:oMathParaPr>
          <m:jc m:val="center"/>
        </m:oMathParaP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agro,dry</m:t>
              </m:r>
            </m:sub>
          </m:sSub>
          <m:r>
            <m:rPr>
              <m:sty m:val="p"/>
            </m:rPr>
            <w:rPr>
              <w:rFonts w:ascii="Cambria Math" w:hAnsi="Cambria Math"/>
            </w:rPr>
            <m:t>=</m:t>
          </m:r>
          <m:f>
            <m:fPr>
              <m:ctrlPr>
                <w:rPr>
                  <w:rFonts w:ascii="Cambria Math" w:hAnsi="Cambria Math"/>
                </w:rPr>
              </m:ctrlPr>
            </m:fPr>
            <m:num>
              <m:r>
                <m:rPr>
                  <m:sty m:val="p"/>
                </m:rPr>
                <w:rPr>
                  <w:rFonts w:ascii="Cambria Math" w:hAnsi="Cambria Math"/>
                </w:rPr>
                <m:t>0.155</m:t>
              </m:r>
            </m:num>
            <m:den>
              <m:d>
                <m:dPr>
                  <m:ctrlPr>
                    <w:rPr>
                      <w:rFonts w:ascii="Cambria Math" w:hAnsi="Cambria Math"/>
                    </w:rPr>
                  </m:ctrlPr>
                </m:dPr>
                <m:e>
                  <m:r>
                    <m:rPr>
                      <m:sty m:val="p"/>
                    </m:rPr>
                    <w:rPr>
                      <w:rFonts w:ascii="Cambria Math" w:hAnsi="Cambria Math"/>
                    </w:rPr>
                    <m:t>1-0.155</m:t>
                  </m:r>
                </m:e>
              </m:d>
            </m:den>
          </m:f>
          <m:r>
            <m:rPr>
              <m:sty m:val="p"/>
            </m:rPr>
            <w:rPr>
              <w:rFonts w:ascii="Cambria Math" w:hAnsi="Cambria Math"/>
            </w:rPr>
            <m:t>=0.183</m:t>
          </m:r>
        </m:oMath>
      </m:oMathPara>
    </w:p>
    <w:p w14:paraId="6D159693" w14:textId="77777777" w:rsidR="00F3790B" w:rsidRDefault="00F3790B" w:rsidP="00F3790B">
      <w:pPr>
        <w:rPr>
          <w:iCs/>
        </w:rPr>
      </w:pPr>
      <w:r>
        <w:rPr>
          <w:iCs/>
        </w:rPr>
        <w:t>Conversion - redefine mass of water:</w:t>
      </w:r>
    </w:p>
    <w:p w14:paraId="703E7545" w14:textId="77777777" w:rsidR="00F3790B" w:rsidRPr="001B582A" w:rsidRDefault="00000000" w:rsidP="00F3790B">
      <w:pPr>
        <w:rPr>
          <w:rFonts w:eastAsiaTheme="minorEastAsia"/>
          <w:iCs/>
        </w:rPr>
      </w:pPr>
      <m:oMathPara>
        <m:oMathParaPr>
          <m:jc m:val="left"/>
        </m:oMathParaPr>
        <m:oMath>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wet</m:t>
              </m:r>
            </m:sub>
          </m:sSub>
          <m:d>
            <m:dPr>
              <m:ctrlPr>
                <w:rPr>
                  <w:rFonts w:ascii="Cambria Math" w:hAnsi="Cambria Math"/>
                  <w:iCs/>
                </w:rPr>
              </m:ctrlPr>
            </m:dPr>
            <m:e>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soil</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water</m:t>
                  </m:r>
                </m:sub>
              </m:sSub>
            </m:e>
          </m:d>
          <m:r>
            <m:rPr>
              <m:sty m:val="p"/>
            </m:rPr>
            <w:rPr>
              <w:rFonts w:ascii="Cambria Math" w:hAnsi="Cambria Math"/>
            </w:rPr>
            <m:t>=</m:t>
          </m:r>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water</m:t>
              </m:r>
            </m:sub>
          </m:sSub>
        </m:oMath>
      </m:oMathPara>
    </w:p>
    <w:p w14:paraId="2725B940" w14:textId="77777777" w:rsidR="00F3790B" w:rsidRPr="001B582A" w:rsidRDefault="00000000" w:rsidP="00F3790B">
      <w:pPr>
        <w:rPr>
          <w:rFonts w:eastAsiaTheme="minorEastAsia"/>
          <w:iCs/>
        </w:rPr>
      </w:pPr>
      <m:oMathPara>
        <m:oMathParaPr>
          <m:jc m:val="left"/>
        </m:oMathParaPr>
        <m:oMath>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wet</m:t>
              </m:r>
            </m:sub>
          </m:sSub>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soil</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water</m:t>
              </m:r>
            </m:sub>
          </m:sSub>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water</m:t>
              </m:r>
            </m:sub>
          </m:sSub>
          <m:r>
            <m:rPr>
              <m:sty m:val="p"/>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m</m:t>
              </m:r>
            </m:e>
            <m:sub>
              <m:r>
                <m:rPr>
                  <m:sty m:val="p"/>
                </m:rPr>
                <w:rPr>
                  <w:rFonts w:ascii="Cambria Math" w:eastAsiaTheme="minorEastAsia" w:hAnsi="Cambria Math"/>
                </w:rPr>
                <m:t>water</m:t>
              </m:r>
            </m:sub>
          </m:sSub>
        </m:oMath>
      </m:oMathPara>
    </w:p>
    <w:p w14:paraId="6D40965A" w14:textId="77777777" w:rsidR="00F3790B" w:rsidRPr="001B582A" w:rsidRDefault="00000000" w:rsidP="00F3790B">
      <w:pPr>
        <w:rPr>
          <w:rFonts w:eastAsiaTheme="minorEastAsia"/>
          <w:iCs/>
        </w:rPr>
      </w:pPr>
      <m:oMathPara>
        <m:oMathParaPr>
          <m:jc m:val="left"/>
        </m:oMathParaPr>
        <m:oMath>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wet</m:t>
              </m:r>
            </m:sub>
          </m:sSub>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soil</m:t>
              </m:r>
            </m:sub>
          </m:sSub>
          <m:r>
            <m:rPr>
              <m:sty m:val="p"/>
            </m:rPr>
            <w:rPr>
              <w:rFonts w:ascii="Cambria Math" w:hAnsi="Cambria Math"/>
            </w:rPr>
            <m:t>=</m:t>
          </m:r>
          <m:sSub>
            <m:sSubPr>
              <m:ctrlPr>
                <w:rPr>
                  <w:rFonts w:ascii="Cambria Math" w:eastAsiaTheme="minorEastAsia" w:hAnsi="Cambria Math"/>
                  <w:iCs/>
                </w:rPr>
              </m:ctrlPr>
            </m:sSubPr>
            <m:e>
              <m:r>
                <m:rPr>
                  <m:sty m:val="p"/>
                </m:rPr>
                <w:rPr>
                  <w:rFonts w:ascii="Cambria Math" w:eastAsiaTheme="minorEastAsia" w:hAnsi="Cambria Math"/>
                </w:rPr>
                <m:t>m</m:t>
              </m:r>
            </m:e>
            <m:sub>
              <m:r>
                <m:rPr>
                  <m:sty m:val="p"/>
                </m:rPr>
                <w:rPr>
                  <w:rFonts w:ascii="Cambria Math" w:eastAsiaTheme="minorEastAsia" w:hAnsi="Cambria Math"/>
                </w:rPr>
                <m:t>water</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wet</m:t>
              </m:r>
            </m:sub>
          </m:sSub>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water</m:t>
              </m:r>
            </m:sub>
          </m:sSub>
          <m:r>
            <m:rPr>
              <m:sty m:val="p"/>
            </m:rPr>
            <w:rPr>
              <w:rFonts w:ascii="Cambria Math" w:hAnsi="Cambria Math"/>
            </w:rPr>
            <m:t xml:space="preserve">  </m:t>
          </m:r>
        </m:oMath>
      </m:oMathPara>
    </w:p>
    <w:p w14:paraId="61D4ED2F" w14:textId="77777777" w:rsidR="00F3790B" w:rsidRPr="001B582A" w:rsidRDefault="00000000" w:rsidP="00F3790B">
      <w:pPr>
        <w:rPr>
          <w:rFonts w:eastAsiaTheme="minorEastAsia"/>
          <w:iCs/>
        </w:rPr>
      </w:pPr>
      <m:oMathPara>
        <m:oMathParaPr>
          <m:jc m:val="left"/>
        </m:oMathParaPr>
        <m:oMath>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wet</m:t>
              </m:r>
            </m:sub>
          </m:sSub>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soil</m:t>
              </m:r>
            </m:sub>
          </m:sSub>
          <m:r>
            <m:rPr>
              <m:sty m:val="p"/>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m</m:t>
              </m:r>
            </m:e>
            <m:sub>
              <m:r>
                <m:rPr>
                  <m:sty m:val="p"/>
                </m:rPr>
                <w:rPr>
                  <w:rFonts w:ascii="Cambria Math" w:eastAsiaTheme="minorEastAsia" w:hAnsi="Cambria Math"/>
                </w:rPr>
                <m:t>water</m:t>
              </m:r>
            </m:sub>
          </m:sSub>
          <m:r>
            <m:rPr>
              <m:sty m:val="p"/>
            </m:rPr>
            <w:rPr>
              <w:rFonts w:ascii="Cambria Math" w:eastAsiaTheme="minorEastAsia" w:hAnsi="Cambria Math"/>
            </w:rPr>
            <m:t>(1-</m:t>
          </m:r>
          <m:sSub>
            <m:sSubPr>
              <m:ctrlPr>
                <w:rPr>
                  <w:rFonts w:ascii="Cambria Math" w:eastAsiaTheme="minorEastAsia" w:hAnsi="Cambria Math"/>
                  <w:iCs/>
                </w:rPr>
              </m:ctrlPr>
            </m:sSubPr>
            <m:e>
              <m:r>
                <m:rPr>
                  <m:sty m:val="p"/>
                </m:rPr>
                <w:rPr>
                  <w:rFonts w:ascii="Cambria Math" w:eastAsiaTheme="minorEastAsia" w:hAnsi="Cambria Math"/>
                </w:rPr>
                <m:t>U</m:t>
              </m:r>
            </m:e>
            <m:sub>
              <m:r>
                <m:rPr>
                  <m:sty m:val="p"/>
                </m:rPr>
                <w:rPr>
                  <w:rFonts w:ascii="Cambria Math" w:eastAsiaTheme="minorEastAsia" w:hAnsi="Cambria Math"/>
                </w:rPr>
                <m:t>wet)</m:t>
              </m:r>
            </m:sub>
          </m:sSub>
        </m:oMath>
      </m:oMathPara>
    </w:p>
    <w:p w14:paraId="409C12E5" w14:textId="77777777" w:rsidR="00F3790B" w:rsidRPr="00BA7EAC" w:rsidRDefault="00000000" w:rsidP="00F3790B">
      <w:pPr>
        <w:rPr>
          <w:rFonts w:eastAsiaTheme="minorEastAsia"/>
          <w:iCs/>
        </w:rPr>
      </w:pPr>
      <m:oMathPara>
        <m:oMathParaPr>
          <m:jc m:val="left"/>
        </m:oMathParaPr>
        <m:oMath>
          <m:f>
            <m:fPr>
              <m:ctrlPr>
                <w:rPr>
                  <w:rFonts w:ascii="Cambria Math" w:eastAsiaTheme="minorEastAsia" w:hAnsi="Cambria Math"/>
                  <w:iCs/>
                </w:rPr>
              </m:ctrlPr>
            </m:fPr>
            <m:num>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wet</m:t>
                  </m:r>
                </m:sub>
              </m:sSub>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soil</m:t>
                  </m:r>
                </m:sub>
              </m:sSub>
            </m:num>
            <m:den>
              <m:r>
                <m:rPr>
                  <m:sty m:val="p"/>
                </m:rPr>
                <w:rPr>
                  <w:rFonts w:ascii="Cambria Math" w:eastAsiaTheme="minorEastAsia" w:hAnsi="Cambria Math"/>
                </w:rPr>
                <m:t>(1-</m:t>
              </m:r>
              <m:sSub>
                <m:sSubPr>
                  <m:ctrlPr>
                    <w:rPr>
                      <w:rFonts w:ascii="Cambria Math" w:eastAsiaTheme="minorEastAsia" w:hAnsi="Cambria Math"/>
                      <w:iCs/>
                    </w:rPr>
                  </m:ctrlPr>
                </m:sSubPr>
                <m:e>
                  <m:r>
                    <m:rPr>
                      <m:sty m:val="p"/>
                    </m:rPr>
                    <w:rPr>
                      <w:rFonts w:ascii="Cambria Math" w:eastAsiaTheme="minorEastAsia" w:hAnsi="Cambria Math"/>
                    </w:rPr>
                    <m:t>U</m:t>
                  </m:r>
                </m:e>
                <m:sub>
                  <m:r>
                    <m:rPr>
                      <m:sty m:val="p"/>
                    </m:rPr>
                    <w:rPr>
                      <w:rFonts w:ascii="Cambria Math" w:eastAsiaTheme="minorEastAsia" w:hAnsi="Cambria Math"/>
                    </w:rPr>
                    <m:t>wet)</m:t>
                  </m:r>
                </m:sub>
              </m:sSub>
            </m:den>
          </m:f>
        </m:oMath>
      </m:oMathPara>
    </w:p>
    <w:p w14:paraId="3E8DA778" w14:textId="77777777" w:rsidR="00F3790B" w:rsidRPr="001B582A" w:rsidRDefault="00F3790B" w:rsidP="00F3790B">
      <w:pPr>
        <w:rPr>
          <w:rFonts w:eastAsiaTheme="minorEastAsia"/>
          <w:iCs/>
        </w:rPr>
      </w:pPr>
      <w:r>
        <w:rPr>
          <w:rFonts w:eastAsiaTheme="minorEastAsia"/>
          <w:iCs/>
        </w:rPr>
        <w:t>Insert into Dry definition</w:t>
      </w:r>
    </w:p>
    <w:p w14:paraId="5B5E7CFC" w14:textId="77777777" w:rsidR="00F3790B" w:rsidRPr="001B582A" w:rsidRDefault="00000000" w:rsidP="00F3790B">
      <w:pPr>
        <w:rPr>
          <w:rFonts w:eastAsiaTheme="minorEastAsia"/>
        </w:rPr>
      </w:pPr>
      <m:oMathPara>
        <m:oMathParaPr>
          <m:jc m:val="left"/>
        </m:oMathParaPr>
        <m:oMath>
          <m:sSub>
            <m:sSubPr>
              <m:ctrlPr>
                <w:rPr>
                  <w:rFonts w:ascii="Cambria Math" w:eastAsiaTheme="minorEastAsia" w:hAnsi="Cambria Math"/>
                </w:rPr>
              </m:ctrlPr>
            </m:sSubPr>
            <m:e>
              <m:r>
                <m:rPr>
                  <m:sty m:val="p"/>
                </m:rPr>
                <w:rPr>
                  <w:rFonts w:ascii="Cambria Math" w:eastAsiaTheme="minorEastAsia" w:hAnsi="Cambria Math"/>
                </w:rPr>
                <m:t>U</m:t>
              </m:r>
            </m:e>
            <m:sub>
              <m:r>
                <m:rPr>
                  <m:sty m:val="p"/>
                </m:rPr>
                <w:rPr>
                  <w:rFonts w:ascii="Cambria Math" w:eastAsiaTheme="minorEastAsia" w:hAnsi="Cambria Math"/>
                </w:rPr>
                <m:t>dry</m:t>
              </m:r>
            </m:sub>
          </m:sSub>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m</m:t>
                  </m:r>
                </m:e>
                <m:sub>
                  <m:r>
                    <m:rPr>
                      <m:sty m:val="p"/>
                    </m:rPr>
                    <w:rPr>
                      <w:rFonts w:ascii="Cambria Math" w:eastAsiaTheme="minorEastAsia" w:hAnsi="Cambria Math"/>
                    </w:rPr>
                    <m:t>water</m:t>
                  </m:r>
                </m:sub>
              </m:sSub>
            </m:num>
            <m:den>
              <m:sSub>
                <m:sSubPr>
                  <m:ctrlPr>
                    <w:rPr>
                      <w:rFonts w:ascii="Cambria Math" w:eastAsiaTheme="minorEastAsia" w:hAnsi="Cambria Math"/>
                    </w:rPr>
                  </m:ctrlPr>
                </m:sSubPr>
                <m:e>
                  <m:r>
                    <m:rPr>
                      <m:sty m:val="p"/>
                    </m:rPr>
                    <w:rPr>
                      <w:rFonts w:ascii="Cambria Math" w:eastAsiaTheme="minorEastAsia" w:hAnsi="Cambria Math"/>
                    </w:rPr>
                    <m:t>m</m:t>
                  </m:r>
                </m:e>
                <m:sub>
                  <m:r>
                    <m:rPr>
                      <m:sty m:val="p"/>
                    </m:rPr>
                    <w:rPr>
                      <w:rFonts w:ascii="Cambria Math" w:eastAsiaTheme="minorEastAsia" w:hAnsi="Cambria Math"/>
                    </w:rPr>
                    <m:t>soil</m:t>
                  </m:r>
                </m:sub>
              </m:sSub>
            </m:den>
          </m:f>
          <m:r>
            <m:rPr>
              <m:sty m:val="p"/>
            </m:rPr>
            <w:rPr>
              <w:rFonts w:ascii="Cambria Math" w:eastAsiaTheme="minorEastAsia" w:hAnsi="Cambria Math"/>
            </w:rPr>
            <m:t>=</m:t>
          </m:r>
          <m:f>
            <m:fPr>
              <m:ctrlPr>
                <w:rPr>
                  <w:rFonts w:ascii="Cambria Math" w:eastAsiaTheme="minorEastAsia" w:hAnsi="Cambria Math"/>
                </w:rPr>
              </m:ctrlPr>
            </m:fPr>
            <m:num>
              <m:d>
                <m:dPr>
                  <m:ctrlPr>
                    <w:rPr>
                      <w:rFonts w:ascii="Cambria Math" w:eastAsiaTheme="minorEastAsia" w:hAnsi="Cambria Math"/>
                    </w:rPr>
                  </m:ctrlPr>
                </m:dPr>
                <m:e>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U</m:t>
                          </m:r>
                        </m:e>
                        <m:sub>
                          <m:r>
                            <m:rPr>
                              <m:sty m:val="p"/>
                            </m:rPr>
                            <w:rPr>
                              <w:rFonts w:ascii="Cambria Math" w:eastAsiaTheme="minorEastAsia" w:hAnsi="Cambria Math"/>
                            </w:rPr>
                            <m:t>water</m:t>
                          </m:r>
                        </m:sub>
                      </m:sSub>
                      <m:sSub>
                        <m:sSubPr>
                          <m:ctrlPr>
                            <w:rPr>
                              <w:rFonts w:ascii="Cambria Math" w:eastAsiaTheme="minorEastAsia" w:hAnsi="Cambria Math"/>
                            </w:rPr>
                          </m:ctrlPr>
                        </m:sSubPr>
                        <m:e>
                          <m:r>
                            <m:rPr>
                              <m:sty m:val="p"/>
                            </m:rPr>
                            <w:rPr>
                              <w:rFonts w:ascii="Cambria Math" w:eastAsiaTheme="minorEastAsia" w:hAnsi="Cambria Math"/>
                            </w:rPr>
                            <m:t>m</m:t>
                          </m:r>
                        </m:e>
                        <m:sub>
                          <m:r>
                            <m:rPr>
                              <m:sty m:val="p"/>
                            </m:rPr>
                            <w:rPr>
                              <w:rFonts w:ascii="Cambria Math" w:eastAsiaTheme="minorEastAsia" w:hAnsi="Cambria Math"/>
                            </w:rPr>
                            <m:t>soil</m:t>
                          </m:r>
                        </m:sub>
                      </m:sSub>
                    </m:num>
                    <m:den>
                      <m:r>
                        <m:rPr>
                          <m:sty m:val="p"/>
                        </m:rPr>
                        <w:rPr>
                          <w:rFonts w:ascii="Cambria Math" w:eastAsiaTheme="minorEastAsia" w:hAnsi="Cambria Math"/>
                        </w:rPr>
                        <m:t>1-</m:t>
                      </m:r>
                      <m:sSub>
                        <m:sSubPr>
                          <m:ctrlPr>
                            <w:rPr>
                              <w:rFonts w:ascii="Cambria Math" w:eastAsiaTheme="minorEastAsia" w:hAnsi="Cambria Math"/>
                            </w:rPr>
                          </m:ctrlPr>
                        </m:sSubPr>
                        <m:e>
                          <m:r>
                            <m:rPr>
                              <m:sty m:val="p"/>
                            </m:rPr>
                            <w:rPr>
                              <w:rFonts w:ascii="Cambria Math" w:eastAsiaTheme="minorEastAsia" w:hAnsi="Cambria Math"/>
                            </w:rPr>
                            <m:t>U</m:t>
                          </m:r>
                        </m:e>
                        <m:sub>
                          <m:r>
                            <m:rPr>
                              <m:sty m:val="p"/>
                            </m:rPr>
                            <w:rPr>
                              <w:rFonts w:ascii="Cambria Math" w:eastAsiaTheme="minorEastAsia" w:hAnsi="Cambria Math"/>
                            </w:rPr>
                            <m:t>water</m:t>
                          </m:r>
                        </m:sub>
                      </m:sSub>
                    </m:den>
                  </m:f>
                </m:e>
              </m:d>
            </m:num>
            <m:den>
              <m:sSub>
                <m:sSubPr>
                  <m:ctrlPr>
                    <w:rPr>
                      <w:rFonts w:ascii="Cambria Math" w:eastAsiaTheme="minorEastAsia" w:hAnsi="Cambria Math"/>
                    </w:rPr>
                  </m:ctrlPr>
                </m:sSubPr>
                <m:e>
                  <m:r>
                    <m:rPr>
                      <m:sty m:val="p"/>
                    </m:rPr>
                    <w:rPr>
                      <w:rFonts w:ascii="Cambria Math" w:eastAsiaTheme="minorEastAsia" w:hAnsi="Cambria Math"/>
                    </w:rPr>
                    <m:t>m</m:t>
                  </m:r>
                </m:e>
                <m:sub>
                  <m:r>
                    <m:rPr>
                      <m:sty m:val="p"/>
                    </m:rPr>
                    <w:rPr>
                      <w:rFonts w:ascii="Cambria Math" w:eastAsiaTheme="minorEastAsia" w:hAnsi="Cambria Math"/>
                    </w:rPr>
                    <m:t>soil</m:t>
                  </m:r>
                </m:sub>
              </m:sSub>
            </m:den>
          </m:f>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U</m:t>
                  </m:r>
                </m:e>
                <m:sub>
                  <m:r>
                    <m:rPr>
                      <m:sty m:val="p"/>
                    </m:rPr>
                    <w:rPr>
                      <w:rFonts w:ascii="Cambria Math" w:eastAsiaTheme="minorEastAsia" w:hAnsi="Cambria Math"/>
                    </w:rPr>
                    <m:t>water</m:t>
                  </m:r>
                </m:sub>
              </m:sSub>
            </m:num>
            <m:den>
              <m:r>
                <m:rPr>
                  <m:sty m:val="p"/>
                </m:rPr>
                <w:rPr>
                  <w:rFonts w:ascii="Cambria Math" w:eastAsiaTheme="minorEastAsia" w:hAnsi="Cambria Math"/>
                </w:rPr>
                <m:t>(1-</m:t>
              </m:r>
              <m:sSub>
                <m:sSubPr>
                  <m:ctrlPr>
                    <w:rPr>
                      <w:rFonts w:ascii="Cambria Math" w:eastAsiaTheme="minorEastAsia" w:hAnsi="Cambria Math"/>
                    </w:rPr>
                  </m:ctrlPr>
                </m:sSubPr>
                <m:e>
                  <m:r>
                    <m:rPr>
                      <m:sty m:val="p"/>
                    </m:rPr>
                    <w:rPr>
                      <w:rFonts w:ascii="Cambria Math" w:eastAsiaTheme="minorEastAsia" w:hAnsi="Cambria Math"/>
                    </w:rPr>
                    <m:t>U</m:t>
                  </m:r>
                </m:e>
                <m:sub>
                  <m:r>
                    <m:rPr>
                      <m:sty m:val="p"/>
                    </m:rPr>
                    <w:rPr>
                      <w:rFonts w:ascii="Cambria Math" w:eastAsiaTheme="minorEastAsia" w:hAnsi="Cambria Math"/>
                    </w:rPr>
                    <m:t>water</m:t>
                  </m:r>
                </m:sub>
              </m:sSub>
              <m:r>
                <m:rPr>
                  <m:sty m:val="p"/>
                </m:rPr>
                <w:rPr>
                  <w:rFonts w:ascii="Cambria Math" w:eastAsiaTheme="minorEastAsia" w:hAnsi="Cambria Math"/>
                </w:rPr>
                <m:t>)</m:t>
              </m:r>
            </m:den>
          </m:f>
        </m:oMath>
      </m:oMathPara>
    </w:p>
    <w:p w14:paraId="44893BB1" w14:textId="77777777" w:rsidR="00F3790B" w:rsidRDefault="00F3790B" w:rsidP="00F3790B"/>
    <w:p w14:paraId="73116ABA" w14:textId="77777777" w:rsidR="00F3790B" w:rsidRDefault="00F3790B" w:rsidP="00F3790B"/>
    <w:p w14:paraId="2FAAA964" w14:textId="5FC3BC08" w:rsidR="00E561F6" w:rsidRDefault="00E561F6" w:rsidP="00E561F6">
      <w:pPr>
        <w:pStyle w:val="Heading2"/>
        <w:rPr>
          <w:rFonts w:eastAsiaTheme="minorEastAsia"/>
        </w:rPr>
      </w:pPr>
      <w:r>
        <w:rPr>
          <w:rFonts w:eastAsiaTheme="minorEastAsia"/>
        </w:rPr>
        <w:t>Setup - Acid trap</w:t>
      </w:r>
    </w:p>
    <w:p w14:paraId="4D90B75C" w14:textId="6BCA971C" w:rsidR="00E561F6" w:rsidRPr="00E561F6" w:rsidRDefault="00000000" w:rsidP="00E561F6">
      <w:pPr>
        <w:rPr>
          <w:rFonts w:eastAsiaTheme="minorEastAsia"/>
          <w:iCs/>
        </w:rPr>
      </w:pPr>
      <m:oMathPara>
        <m:oMathParaPr>
          <m:jc m:val="center"/>
        </m:oMathParaPr>
        <m:oMath>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1</m:t>
              </m:r>
            </m:sub>
          </m:sSub>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2</m:t>
              </m:r>
            </m:sub>
          </m:sSub>
        </m:oMath>
      </m:oMathPara>
    </w:p>
    <w:p w14:paraId="46BB04C0" w14:textId="7309DDB5" w:rsidR="00E561F6" w:rsidRPr="00E561F6" w:rsidRDefault="00000000" w:rsidP="00E561F6">
      <w:pPr>
        <w:rPr>
          <w:rFonts w:eastAsiaTheme="minorEastAsia"/>
        </w:rPr>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=0.05 M</m:t>
          </m:r>
        </m:oMath>
      </m:oMathPara>
    </w:p>
    <w:p w14:paraId="6963667A" w14:textId="3ECE9C90" w:rsidR="00E561F6" w:rsidRPr="00E561F6" w:rsidRDefault="00000000" w:rsidP="00E561F6">
      <w:pPr>
        <w:rPr>
          <w:rFonts w:eastAsiaTheme="minorEastAsia"/>
        </w:rPr>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water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=2.5 L</m:t>
          </m:r>
        </m:oMath>
      </m:oMathPara>
    </w:p>
    <w:p w14:paraId="3508796D" w14:textId="77777777" w:rsidR="00E561F6" w:rsidRPr="00E561F6" w:rsidRDefault="00E561F6" w:rsidP="00E561F6">
      <w:pPr>
        <w:rPr>
          <w:rFonts w:eastAsiaTheme="minorEastAsia"/>
        </w:rPr>
      </w:pPr>
    </w:p>
    <w:p w14:paraId="1C4CB98D" w14:textId="77777777" w:rsidR="00E561F6" w:rsidRPr="003E4B7D" w:rsidRDefault="00E561F6" w:rsidP="00E561F6">
      <w:r>
        <w:rPr>
          <w:rFonts w:eastAsiaTheme="minorEastAsia"/>
        </w:rPr>
        <w:t xml:space="preserve">If using </w:t>
      </w:r>
      <w:r w:rsidRPr="003E4B7D">
        <w:t>is 95 %Wt. H</w:t>
      </w:r>
      <w:r w:rsidRPr="003E4B7D">
        <w:rPr>
          <w:vertAlign w:val="subscript"/>
        </w:rPr>
        <w:t>2</w:t>
      </w:r>
      <w:r w:rsidRPr="003E4B7D">
        <w:t>SO</w:t>
      </w:r>
      <w:r w:rsidRPr="003E4B7D">
        <w:rPr>
          <w:vertAlign w:val="subscript"/>
        </w:rPr>
        <w:t>4</w:t>
      </w:r>
      <w:r>
        <w:t>:</w:t>
      </w:r>
    </w:p>
    <w:p w14:paraId="467712B1" w14:textId="77777777" w:rsidR="00E561F6" w:rsidRPr="00532A61" w:rsidRDefault="00000000" w:rsidP="00E561F6">
      <w:pPr>
        <w:rPr>
          <w:rFonts w:eastAsiaTheme="minorEastAsia"/>
          <w:sz w:val="20"/>
          <w:szCs w:val="20"/>
        </w:rPr>
      </w:pPr>
      <m:oMathPara>
        <m:oMathParaPr>
          <m:jc m:val="left"/>
        </m:oMathParaPr>
        <m:oMath>
          <m:sSub>
            <m:sSubPr>
              <m:ctrlPr>
                <w:rPr>
                  <w:rFonts w:ascii="Cambria Math" w:hAnsi="Cambria Math"/>
                  <w:sz w:val="20"/>
                  <w:szCs w:val="20"/>
                </w:rPr>
              </m:ctrlPr>
            </m:sSubPr>
            <m:e>
              <m:r>
                <m:rPr>
                  <m:sty m:val="p"/>
                </m:rPr>
                <w:rPr>
                  <w:rFonts w:ascii="Cambria Math" w:hAnsi="Cambria Math"/>
                  <w:sz w:val="20"/>
                  <w:szCs w:val="20"/>
                </w:rPr>
                <m:t>ρ</m:t>
              </m:r>
            </m:e>
            <m:sub>
              <m:r>
                <m:rPr>
                  <m:sty m:val="p"/>
                </m:rPr>
                <w:rPr>
                  <w:rFonts w:ascii="Cambria Math" w:hAnsi="Cambria Math"/>
                  <w:sz w:val="20"/>
                  <w:szCs w:val="20"/>
                </w:rPr>
                <m:t>solution</m:t>
              </m:r>
            </m:sub>
          </m:sSub>
          <m:r>
            <m:rPr>
              <m:sty m:val="p"/>
            </m:rPr>
            <w:rPr>
              <w:rFonts w:ascii="Cambria Math" w:hAnsi="Cambria Math"/>
              <w:sz w:val="20"/>
              <w:szCs w:val="20"/>
            </w:rPr>
            <m:t>=1.88337 g m</m:t>
          </m:r>
          <m:sSup>
            <m:sSupPr>
              <m:ctrlPr>
                <w:rPr>
                  <w:rFonts w:ascii="Cambria Math" w:hAnsi="Cambria Math"/>
                  <w:sz w:val="20"/>
                  <w:szCs w:val="20"/>
                </w:rPr>
              </m:ctrlPr>
            </m:sSupPr>
            <m:e>
              <m:r>
                <m:rPr>
                  <m:sty m:val="p"/>
                </m:rPr>
                <w:rPr>
                  <w:rFonts w:ascii="Cambria Math" w:hAnsi="Cambria Math"/>
                  <w:sz w:val="20"/>
                  <w:szCs w:val="20"/>
                </w:rPr>
                <m:t>L</m:t>
              </m:r>
            </m:e>
            <m:sup>
              <m:r>
                <m:rPr>
                  <m:sty m:val="p"/>
                </m:rPr>
                <w:rPr>
                  <w:rFonts w:ascii="Cambria Math" w:hAnsi="Cambria Math"/>
                  <w:sz w:val="20"/>
                  <w:szCs w:val="20"/>
                </w:rPr>
                <m:t>-1</m:t>
              </m:r>
            </m:sup>
          </m:sSup>
        </m:oMath>
      </m:oMathPara>
    </w:p>
    <w:p w14:paraId="6114DA2E" w14:textId="77777777" w:rsidR="00E561F6" w:rsidRPr="00532A61" w:rsidRDefault="00E561F6" w:rsidP="00E561F6">
      <w:pPr>
        <w:rPr>
          <w:rFonts w:eastAsiaTheme="minorEastAsia"/>
          <w:sz w:val="20"/>
          <w:szCs w:val="20"/>
        </w:rPr>
      </w:pPr>
      <w:r w:rsidRPr="00532A61">
        <w:rPr>
          <w:rFonts w:eastAsiaTheme="minorEastAsia"/>
          <w:sz w:val="20"/>
          <w:szCs w:val="20"/>
        </w:rPr>
        <w:t>For 1000 mL</w:t>
      </w:r>
    </w:p>
    <w:p w14:paraId="7802F44B" w14:textId="77777777" w:rsidR="00E561F6" w:rsidRPr="00532A61" w:rsidRDefault="00000000" w:rsidP="00E561F6">
      <w:pPr>
        <w:rPr>
          <w:rFonts w:eastAsiaTheme="minorEastAsia"/>
          <w:sz w:val="20"/>
          <w:szCs w:val="20"/>
        </w:rPr>
      </w:pPr>
      <m:oMathPara>
        <m:oMathParaPr>
          <m:jc m:val="left"/>
        </m:oMathParaPr>
        <m:oMath>
          <m:sSub>
            <m:sSubPr>
              <m:ctrlPr>
                <w:rPr>
                  <w:rFonts w:ascii="Cambria Math" w:hAnsi="Cambria Math"/>
                  <w:sz w:val="20"/>
                  <w:szCs w:val="20"/>
                </w:rPr>
              </m:ctrlPr>
            </m:sSubPr>
            <m:e>
              <m:r>
                <m:rPr>
                  <m:sty m:val="p"/>
                </m:rPr>
                <w:rPr>
                  <w:rFonts w:ascii="Cambria Math" w:hAnsi="Cambria Math"/>
                  <w:sz w:val="20"/>
                  <w:szCs w:val="20"/>
                </w:rPr>
                <m:t>m</m:t>
              </m:r>
            </m:e>
            <m:sub>
              <m:r>
                <m:rPr>
                  <m:sty m:val="p"/>
                </m:rPr>
                <w:rPr>
                  <w:rFonts w:ascii="Cambria Math" w:hAnsi="Cambria Math"/>
                  <w:sz w:val="20"/>
                  <w:szCs w:val="20"/>
                </w:rPr>
                <m:t>solution</m:t>
              </m:r>
            </m:sub>
          </m:sSub>
          <m:r>
            <m:rPr>
              <m:sty m:val="p"/>
            </m:rPr>
            <w:rPr>
              <w:rFonts w:ascii="Cambria Math" w:hAnsi="Cambria Math"/>
              <w:sz w:val="20"/>
              <w:szCs w:val="20"/>
            </w:rPr>
            <m:t>=1883.37 g</m:t>
          </m:r>
        </m:oMath>
      </m:oMathPara>
    </w:p>
    <w:p w14:paraId="2462DC6E" w14:textId="77777777" w:rsidR="00E561F6" w:rsidRPr="00532A61" w:rsidRDefault="00000000" w:rsidP="00E561F6">
      <w:pPr>
        <w:rPr>
          <w:rFonts w:eastAsiaTheme="minorEastAsia"/>
          <w:sz w:val="20"/>
          <w:szCs w:val="20"/>
        </w:rPr>
      </w:pPr>
      <m:oMathPara>
        <m:oMathParaPr>
          <m:jc m:val="left"/>
        </m:oMathParaPr>
        <m:oMath>
          <m:sSub>
            <m:sSubPr>
              <m:ctrlPr>
                <w:rPr>
                  <w:rFonts w:ascii="Cambria Math" w:hAnsi="Cambria Math"/>
                  <w:sz w:val="20"/>
                  <w:szCs w:val="20"/>
                </w:rPr>
              </m:ctrlPr>
            </m:sSubPr>
            <m:e>
              <m:r>
                <m:rPr>
                  <m:sty m:val="p"/>
                </m:rPr>
                <w:rPr>
                  <w:rFonts w:ascii="Cambria Math" w:hAnsi="Cambria Math"/>
                  <w:sz w:val="20"/>
                  <w:szCs w:val="20"/>
                </w:rPr>
                <m:t>m</m:t>
              </m:r>
            </m:e>
            <m:sub>
              <m:r>
                <m:rPr>
                  <m:sty m:val="p"/>
                </m:rPr>
                <w:rPr>
                  <w:rFonts w:ascii="Cambria Math" w:hAnsi="Cambria Math"/>
                  <w:sz w:val="20"/>
                  <w:szCs w:val="20"/>
                </w:rPr>
                <m:t>H2SO4</m:t>
              </m:r>
            </m:sub>
          </m:sSub>
          <m:r>
            <m:rPr>
              <m:sty m:val="p"/>
            </m:rPr>
            <w:rPr>
              <w:rFonts w:ascii="Cambria Math" w:hAnsi="Cambria Math"/>
              <w:sz w:val="20"/>
              <w:szCs w:val="20"/>
            </w:rPr>
            <m:t>=1883 g·0.95=1789.20 g</m:t>
          </m:r>
        </m:oMath>
      </m:oMathPara>
    </w:p>
    <w:p w14:paraId="7FAF331C" w14:textId="77777777" w:rsidR="00E561F6" w:rsidRPr="00E40703" w:rsidRDefault="00000000" w:rsidP="00E561F6">
      <w:pPr>
        <w:rPr>
          <w:rFonts w:eastAsiaTheme="minorEastAsia"/>
          <w:sz w:val="20"/>
          <w:szCs w:val="20"/>
        </w:rPr>
      </w:pPr>
      <m:oMathPara>
        <m:oMathParaPr>
          <m:jc m:val="left"/>
        </m:oMathParaPr>
        <m:oMath>
          <m:sSub>
            <m:sSubPr>
              <m:ctrlPr>
                <w:rPr>
                  <w:rFonts w:ascii="Cambria Math" w:hAnsi="Cambria Math"/>
                  <w:sz w:val="20"/>
                  <w:szCs w:val="20"/>
                </w:rPr>
              </m:ctrlPr>
            </m:sSubPr>
            <m:e>
              <m:r>
                <m:rPr>
                  <m:sty m:val="p"/>
                </m:rPr>
                <w:rPr>
                  <w:rFonts w:ascii="Cambria Math" w:hAnsi="Cambria Math"/>
                  <w:sz w:val="20"/>
                  <w:szCs w:val="20"/>
                </w:rPr>
                <m:t>n</m:t>
              </m:r>
            </m:e>
            <m:sub>
              <m:r>
                <m:rPr>
                  <m:sty m:val="p"/>
                </m:rPr>
                <w:rPr>
                  <w:rFonts w:ascii="Cambria Math" w:hAnsi="Cambria Math"/>
                  <w:sz w:val="20"/>
                  <w:szCs w:val="20"/>
                </w:rPr>
                <m:t xml:space="preserve">H2SO4 </m:t>
              </m:r>
            </m:sub>
          </m:sSub>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1789.20 g</m:t>
              </m:r>
            </m:num>
            <m:den>
              <m:r>
                <m:rPr>
                  <m:sty m:val="p"/>
                </m:rPr>
                <w:rPr>
                  <w:rFonts w:ascii="Cambria Math" w:hAnsi="Cambria Math"/>
                  <w:sz w:val="20"/>
                  <w:szCs w:val="20"/>
                </w:rPr>
                <m:t>98.079 g mo</m:t>
              </m:r>
              <m:sSup>
                <m:sSupPr>
                  <m:ctrlPr>
                    <w:rPr>
                      <w:rFonts w:ascii="Cambria Math" w:hAnsi="Cambria Math"/>
                      <w:sz w:val="20"/>
                      <w:szCs w:val="20"/>
                    </w:rPr>
                  </m:ctrlPr>
                </m:sSupPr>
                <m:e>
                  <m:r>
                    <m:rPr>
                      <m:sty m:val="p"/>
                    </m:rPr>
                    <w:rPr>
                      <w:rFonts w:ascii="Cambria Math" w:hAnsi="Cambria Math"/>
                      <w:sz w:val="20"/>
                      <w:szCs w:val="20"/>
                    </w:rPr>
                    <m:t>l</m:t>
                  </m:r>
                </m:e>
                <m:sup>
                  <m:r>
                    <m:rPr>
                      <m:sty m:val="p"/>
                    </m:rPr>
                    <w:rPr>
                      <w:rFonts w:ascii="Cambria Math" w:hAnsi="Cambria Math"/>
                      <w:sz w:val="20"/>
                      <w:szCs w:val="20"/>
                    </w:rPr>
                    <m:t>-1</m:t>
                  </m:r>
                </m:sup>
              </m:sSup>
            </m:den>
          </m:f>
          <m:r>
            <m:rPr>
              <m:sty m:val="p"/>
            </m:rPr>
            <w:rPr>
              <w:rFonts w:ascii="Cambria Math" w:hAnsi="Cambria Math"/>
              <w:sz w:val="20"/>
              <w:szCs w:val="20"/>
            </w:rPr>
            <m:t>=18.24</m:t>
          </m:r>
          <m:f>
            <m:fPr>
              <m:ctrlPr>
                <w:rPr>
                  <w:rFonts w:ascii="Cambria Math" w:hAnsi="Cambria Math"/>
                  <w:sz w:val="20"/>
                  <w:szCs w:val="20"/>
                </w:rPr>
              </m:ctrlPr>
            </m:fPr>
            <m:num>
              <m:r>
                <m:rPr>
                  <m:sty m:val="p"/>
                </m:rPr>
                <w:rPr>
                  <w:rFonts w:ascii="Cambria Math" w:hAnsi="Cambria Math"/>
                  <w:sz w:val="20"/>
                  <w:szCs w:val="20"/>
                </w:rPr>
                <m:t>mol</m:t>
              </m:r>
            </m:num>
            <m:den>
              <m:r>
                <m:rPr>
                  <m:sty m:val="p"/>
                </m:rPr>
                <w:rPr>
                  <w:rFonts w:ascii="Cambria Math" w:hAnsi="Cambria Math"/>
                  <w:sz w:val="20"/>
                  <w:szCs w:val="20"/>
                </w:rPr>
                <m:t>L</m:t>
              </m:r>
            </m:den>
          </m:f>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C</m:t>
              </m:r>
            </m:e>
            <m:sub>
              <m:r>
                <m:rPr>
                  <m:sty m:val="p"/>
                </m:rPr>
                <w:rPr>
                  <w:rFonts w:ascii="Cambria Math" w:hAnsi="Cambria Math"/>
                  <w:sz w:val="20"/>
                  <w:szCs w:val="20"/>
                </w:rPr>
                <m:t>1</m:t>
              </m:r>
            </m:sub>
          </m:sSub>
        </m:oMath>
      </m:oMathPara>
    </w:p>
    <w:p w14:paraId="43A7EC57" w14:textId="304A14D5" w:rsidR="00E40703" w:rsidRPr="00E40703" w:rsidRDefault="00000000" w:rsidP="00E561F6">
      <w:pPr>
        <w:rPr>
          <w:rFonts w:eastAsiaTheme="minorEastAsia"/>
          <w:iCs/>
        </w:rPr>
      </w:pPr>
      <m:oMathPara>
        <m:oMathParaPr>
          <m:jc m:val="center"/>
        </m:oMathParaPr>
        <m:oMath>
          <m:sSub>
            <m:sSubPr>
              <m:ctrlPr>
                <w:rPr>
                  <w:rFonts w:ascii="Cambria Math" w:eastAsiaTheme="minorEastAsia" w:hAnsi="Cambria Math"/>
                  <w:iCs/>
                </w:rPr>
              </m:ctrlPr>
            </m:sSubPr>
            <m:e>
              <m:r>
                <m:rPr>
                  <m:sty m:val="p"/>
                </m:rPr>
                <w:rPr>
                  <w:rFonts w:ascii="Cambria Math" w:eastAsiaTheme="minorEastAsia" w:hAnsi="Cambria Math"/>
                </w:rPr>
                <m:t>V</m:t>
              </m:r>
            </m:e>
            <m:sub>
              <m:r>
                <m:rPr>
                  <m:sty m:val="p"/>
                </m:rPr>
                <w:rPr>
                  <w:rFonts w:ascii="Cambria Math" w:eastAsiaTheme="minorEastAsia" w:hAnsi="Cambria Math"/>
                </w:rPr>
                <m:t>1</m:t>
              </m:r>
            </m:sub>
          </m:sSub>
          <m:r>
            <m:rPr>
              <m:sty m:val="p"/>
            </m:rPr>
            <w:rPr>
              <w:rFonts w:ascii="Cambria Math" w:eastAsiaTheme="minorEastAsia" w:hAnsi="Cambria Math"/>
            </w:rPr>
            <m:t>=</m:t>
          </m:r>
          <m:f>
            <m:fPr>
              <m:ctrlPr>
                <w:rPr>
                  <w:rFonts w:ascii="Cambria Math" w:eastAsiaTheme="minorEastAsia" w:hAnsi="Cambria Math"/>
                  <w:iCs/>
                </w:rPr>
              </m:ctrlPr>
            </m:fPr>
            <m:num>
              <m:sSub>
                <m:sSubPr>
                  <m:ctrlPr>
                    <w:rPr>
                      <w:rFonts w:ascii="Cambria Math" w:eastAsiaTheme="minorEastAsia" w:hAnsi="Cambria Math"/>
                      <w:iCs/>
                    </w:rPr>
                  </m:ctrlPr>
                </m:sSubPr>
                <m:e>
                  <m:r>
                    <m:rPr>
                      <m:sty m:val="p"/>
                    </m:rPr>
                    <w:rPr>
                      <w:rFonts w:ascii="Cambria Math" w:eastAsiaTheme="minorEastAsia" w:hAnsi="Cambria Math"/>
                    </w:rPr>
                    <m:t>C</m:t>
                  </m:r>
                </m:e>
                <m:sub>
                  <m:r>
                    <m:rPr>
                      <m:sty m:val="p"/>
                    </m:rPr>
                    <w:rPr>
                      <w:rFonts w:ascii="Cambria Math" w:eastAsiaTheme="minorEastAsia" w:hAnsi="Cambria Math"/>
                    </w:rPr>
                    <m:t>2</m:t>
                  </m:r>
                </m:sub>
              </m:sSub>
              <m:sSub>
                <m:sSubPr>
                  <m:ctrlPr>
                    <w:rPr>
                      <w:rFonts w:ascii="Cambria Math" w:eastAsiaTheme="minorEastAsia" w:hAnsi="Cambria Math"/>
                      <w:iCs/>
                    </w:rPr>
                  </m:ctrlPr>
                </m:sSubPr>
                <m:e>
                  <m:r>
                    <m:rPr>
                      <m:sty m:val="p"/>
                    </m:rPr>
                    <w:rPr>
                      <w:rFonts w:ascii="Cambria Math" w:eastAsiaTheme="minorEastAsia" w:hAnsi="Cambria Math"/>
                    </w:rPr>
                    <m:t>V</m:t>
                  </m:r>
                </m:e>
                <m:sub>
                  <m:r>
                    <m:rPr>
                      <m:sty m:val="p"/>
                    </m:rPr>
                    <w:rPr>
                      <w:rFonts w:ascii="Cambria Math" w:eastAsiaTheme="minorEastAsia" w:hAnsi="Cambria Math"/>
                    </w:rPr>
                    <m:t>2</m:t>
                  </m:r>
                </m:sub>
              </m:sSub>
            </m:num>
            <m:den>
              <m:sSub>
                <m:sSubPr>
                  <m:ctrlPr>
                    <w:rPr>
                      <w:rFonts w:ascii="Cambria Math" w:eastAsiaTheme="minorEastAsia" w:hAnsi="Cambria Math"/>
                      <w:iCs/>
                    </w:rPr>
                  </m:ctrlPr>
                </m:sSubPr>
                <m:e>
                  <m:r>
                    <m:rPr>
                      <m:sty m:val="p"/>
                    </m:rPr>
                    <w:rPr>
                      <w:rFonts w:ascii="Cambria Math" w:eastAsiaTheme="minorEastAsia" w:hAnsi="Cambria Math"/>
                    </w:rPr>
                    <m:t>C</m:t>
                  </m:r>
                </m:e>
                <m:sub>
                  <m:r>
                    <m:rPr>
                      <m:sty m:val="p"/>
                    </m:rPr>
                    <w:rPr>
                      <w:rFonts w:ascii="Cambria Math" w:eastAsiaTheme="minorEastAsia" w:hAnsi="Cambria Math"/>
                    </w:rPr>
                    <m:t>1</m:t>
                  </m:r>
                </m:sub>
              </m:sSub>
            </m:den>
          </m:f>
          <m:r>
            <m:rPr>
              <m:sty m:val="p"/>
            </m:rPr>
            <w:rPr>
              <w:rFonts w:ascii="Cambria Math" w:eastAsiaTheme="minorEastAsia" w:hAnsi="Cambria Math"/>
            </w:rPr>
            <m:t>=</m:t>
          </m:r>
          <m:f>
            <m:fPr>
              <m:ctrlPr>
                <w:rPr>
                  <w:rFonts w:ascii="Cambria Math" w:eastAsiaTheme="minorEastAsia" w:hAnsi="Cambria Math"/>
                  <w:iCs/>
                </w:rPr>
              </m:ctrlPr>
            </m:fPr>
            <m:num>
              <m:r>
                <m:rPr>
                  <m:sty m:val="p"/>
                </m:rPr>
                <w:rPr>
                  <w:rFonts w:ascii="Cambria Math" w:eastAsiaTheme="minorEastAsia" w:hAnsi="Cambria Math"/>
                </w:rPr>
                <m:t>0.05 M·2.5 L</m:t>
              </m:r>
            </m:num>
            <m:den>
              <m:r>
                <m:rPr>
                  <m:sty m:val="p"/>
                </m:rPr>
                <w:rPr>
                  <w:rFonts w:ascii="Cambria Math" w:eastAsiaTheme="minorEastAsia" w:hAnsi="Cambria Math"/>
                </w:rPr>
                <m:t>18.24 M</m:t>
              </m:r>
            </m:den>
          </m:f>
          <m:r>
            <m:rPr>
              <m:sty m:val="p"/>
            </m:rPr>
            <w:rPr>
              <w:rFonts w:ascii="Cambria Math" w:eastAsiaTheme="minorEastAsia" w:hAnsi="Cambria Math"/>
            </w:rPr>
            <m:t>·</m:t>
          </m:r>
          <m:sSup>
            <m:sSupPr>
              <m:ctrlPr>
                <w:rPr>
                  <w:rFonts w:ascii="Cambria Math" w:eastAsiaTheme="minorEastAsia" w:hAnsi="Cambria Math"/>
                  <w:iCs/>
                </w:rPr>
              </m:ctrlPr>
            </m:sSupPr>
            <m:e>
              <m:r>
                <m:rPr>
                  <m:sty m:val="p"/>
                </m:rPr>
                <w:rPr>
                  <w:rFonts w:ascii="Cambria Math" w:eastAsiaTheme="minorEastAsia" w:hAnsi="Cambria Math"/>
                </w:rPr>
                <m:t>10</m:t>
              </m:r>
            </m:e>
            <m:sup>
              <m:r>
                <m:rPr>
                  <m:sty m:val="p"/>
                </m:rPr>
                <w:rPr>
                  <w:rFonts w:ascii="Cambria Math" w:eastAsiaTheme="minorEastAsia" w:hAnsi="Cambria Math"/>
                </w:rPr>
                <m:t>3</m:t>
              </m:r>
            </m:sup>
          </m:sSup>
          <m:f>
            <m:fPr>
              <m:ctrlPr>
                <w:rPr>
                  <w:rFonts w:ascii="Cambria Math" w:eastAsiaTheme="minorEastAsia" w:hAnsi="Cambria Math"/>
                  <w:iCs/>
                </w:rPr>
              </m:ctrlPr>
            </m:fPr>
            <m:num>
              <m:r>
                <m:rPr>
                  <m:sty m:val="p"/>
                </m:rPr>
                <w:rPr>
                  <w:rFonts w:ascii="Cambria Math" w:eastAsiaTheme="minorEastAsia" w:hAnsi="Cambria Math"/>
                </w:rPr>
                <m:t>mL</m:t>
              </m:r>
            </m:num>
            <m:den>
              <m:r>
                <m:rPr>
                  <m:sty m:val="p"/>
                </m:rPr>
                <w:rPr>
                  <w:rFonts w:ascii="Cambria Math" w:eastAsiaTheme="minorEastAsia" w:hAnsi="Cambria Math"/>
                </w:rPr>
                <m:t>L</m:t>
              </m:r>
            </m:den>
          </m:f>
          <m:r>
            <m:rPr>
              <m:sty m:val="p"/>
            </m:rPr>
            <w:rPr>
              <w:rFonts w:ascii="Cambria Math" w:eastAsiaTheme="minorEastAsia" w:hAnsi="Cambria Math"/>
            </w:rPr>
            <m:t>=6.85307·mL</m:t>
          </m:r>
        </m:oMath>
      </m:oMathPara>
    </w:p>
    <w:p w14:paraId="22292D32" w14:textId="572EE237" w:rsidR="00E40703" w:rsidRPr="00BB3247" w:rsidRDefault="00000000" w:rsidP="00E561F6">
      <w:pPr>
        <w:rPr>
          <w:rFonts w:eastAsiaTheme="minorEastAsia"/>
        </w:rPr>
      </w:pPr>
      <m:oMathPara>
        <m:oMathParaPr>
          <m:jc m:val="center"/>
        </m:oMathParaP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water</m:t>
              </m:r>
            </m:sub>
          </m:sSub>
          <m:r>
            <m:rPr>
              <m:sty m:val="p"/>
            </m:rPr>
            <w:rPr>
              <w:rFonts w:ascii="Cambria Math" w:eastAsiaTheme="minorEastAsia" w:hAnsi="Cambria Math"/>
            </w:rPr>
            <m:t>=2500 mL-6.85307·mL=2493.15·mL</m:t>
          </m:r>
        </m:oMath>
      </m:oMathPara>
    </w:p>
    <w:p w14:paraId="2979AE30" w14:textId="77777777" w:rsidR="00BB3247" w:rsidRDefault="00BB3247" w:rsidP="00E561F6">
      <w:pPr>
        <w:rPr>
          <w:rFonts w:eastAsiaTheme="minorEastAsia"/>
        </w:rPr>
      </w:pPr>
    </w:p>
    <w:p w14:paraId="2E27AF5D" w14:textId="15E60A9A" w:rsidR="001B582A" w:rsidRPr="001B582A" w:rsidRDefault="001B582A" w:rsidP="00160D60">
      <w:pPr>
        <w:rPr>
          <w:rFonts w:eastAsiaTheme="minorEastAsia"/>
        </w:rPr>
      </w:pPr>
    </w:p>
    <w:sectPr w:rsidR="001B582A" w:rsidRPr="001B582A">
      <w:pgSz w:w="11906" w:h="16838"/>
      <w:pgMar w:top="1701" w:right="1134" w:bottom="1701"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kael Løvig Larsen" w:date="2025-12-17T14:16:00Z" w:initials="ML">
    <w:p w14:paraId="0D398441" w14:textId="77777777" w:rsidR="00FE47B1" w:rsidRDefault="009271C6" w:rsidP="00FE47B1">
      <w:pPr>
        <w:pStyle w:val="CommentText"/>
      </w:pPr>
      <w:r>
        <w:rPr>
          <w:rStyle w:val="CommentReference"/>
        </w:rPr>
        <w:annotationRef/>
      </w:r>
      <w:r w:rsidR="00FE47B1">
        <w:t>Der er en lille forskel mellem gennemsnitlig gavimetric water content for field - 0.17 g(water) / g(dry) og Marziehs jord -0.183 g(water) / g(dry), dette passer  dog til en af tripriklaterne fra field. Synes måske ikke det er værd at vente en dag for at tørre Marziehs jord, men er lidt i tvivl</w:t>
      </w:r>
    </w:p>
  </w:comment>
  <w:comment w:id="1" w:author="Johanna Pedersen" w:date="2025-12-18T10:57:00Z" w:initials="JP">
    <w:p w14:paraId="1F7E3ED2" w14:textId="77777777" w:rsidR="0019704E" w:rsidRDefault="0019704E" w:rsidP="0019704E">
      <w:pPr>
        <w:pStyle w:val="CommentText"/>
      </w:pPr>
      <w:r>
        <w:rPr>
          <w:rStyle w:val="CommentReference"/>
        </w:rPr>
        <w:annotationRef/>
      </w:r>
      <w:r>
        <w:rPr>
          <w:lang w:val="da-DK"/>
        </w:rPr>
        <w:t xml:space="preserve">Enig. Det er nok inden for usikkerheden hvis du analyserede med gentagelser. </w:t>
      </w:r>
    </w:p>
  </w:comment>
  <w:comment w:id="2" w:author="Johanna Pedersen" w:date="2025-12-18T10:58:00Z" w:initials="JP">
    <w:p w14:paraId="6036AE1C" w14:textId="77777777" w:rsidR="008D2652" w:rsidRDefault="008D2652" w:rsidP="008D2652">
      <w:pPr>
        <w:pStyle w:val="CommentText"/>
      </w:pPr>
      <w:r>
        <w:rPr>
          <w:rStyle w:val="CommentReference"/>
        </w:rPr>
        <w:annotationRef/>
      </w:r>
      <w:r>
        <w:rPr>
          <w:lang w:val="da-DK"/>
        </w:rPr>
        <w:t xml:space="preserve">Antager at du har tjekket med Marzieh at hun ikke har en du kan bruge? </w:t>
      </w:r>
    </w:p>
  </w:comment>
  <w:comment w:id="3" w:author="Johanna Pedersen" w:date="2025-12-18T11:00:00Z" w:initials="JP">
    <w:p w14:paraId="5C31E3A7" w14:textId="77777777" w:rsidR="00B466E0" w:rsidRDefault="00B466E0" w:rsidP="00B466E0">
      <w:pPr>
        <w:pStyle w:val="CommentText"/>
      </w:pPr>
      <w:r>
        <w:rPr>
          <w:rStyle w:val="CommentReference"/>
        </w:rPr>
        <w:annotationRef/>
      </w:r>
      <w:r>
        <w:rPr>
          <w:lang w:val="da-DK"/>
        </w:rPr>
        <w:t xml:space="preserve">Er faktisk ikke sikker på bygningsnummer, men det står samme sted som sidst du hentede noget. </w:t>
      </w:r>
    </w:p>
  </w:comment>
  <w:comment w:id="4" w:author="Johanna Pedersen" w:date="2025-12-18T10:59:00Z" w:initials="JP">
    <w:p w14:paraId="7A03431E" w14:textId="4E0913F1" w:rsidR="00055442" w:rsidRDefault="00055442" w:rsidP="00055442">
      <w:pPr>
        <w:pStyle w:val="CommentText"/>
      </w:pPr>
      <w:r>
        <w:rPr>
          <w:rStyle w:val="CommentReference"/>
        </w:rPr>
        <w:annotationRef/>
      </w:r>
      <w:r>
        <w:rPr>
          <w:lang w:val="da-DK"/>
        </w:rPr>
        <w:t xml:space="preserve">Husk omrøring inden - meget vigtigt. </w:t>
      </w:r>
    </w:p>
    <w:p w14:paraId="230C0898" w14:textId="77777777" w:rsidR="00055442" w:rsidRDefault="00055442" w:rsidP="00055442">
      <w:pPr>
        <w:pStyle w:val="CommentText"/>
      </w:pPr>
      <w:r>
        <w:rPr>
          <w:lang w:val="da-DK"/>
        </w:rPr>
        <w:t xml:space="preserve">Nu har det stået noget tid så den har nok sedimenteret således at der måske er flydelag på kvæggyllen og de mindre partikler er i bunden. </w:t>
      </w:r>
    </w:p>
  </w:comment>
  <w:comment w:id="8" w:author="Johanna Pedersen" w:date="2025-12-18T11:03:00Z" w:initials="JP">
    <w:p w14:paraId="49E2953E" w14:textId="77777777" w:rsidR="00F14C53" w:rsidRDefault="00F14C53" w:rsidP="00F14C53">
      <w:pPr>
        <w:pStyle w:val="CommentText"/>
      </w:pPr>
      <w:r>
        <w:rPr>
          <w:rStyle w:val="CommentReference"/>
        </w:rPr>
        <w:annotationRef/>
      </w:r>
      <w:r>
        <w:rPr>
          <w:lang w:val="da-DK"/>
        </w:rPr>
        <w:t xml:space="preserve">Du skal ikke bare hælde alt i på en gang da det kan give en for kraftig opskummning. Men hvis du vil speede processen lidt op ift. titreringerne så kan du tilføje større mængder af gangen under omrøring, og så når der er ’ro’ på skumdannelsen tilføje noget mere. </w:t>
      </w:r>
    </w:p>
  </w:comment>
  <w:comment w:id="9" w:author="Johanna Pedersen" w:date="2025-12-18T11:04:00Z" w:initials="JP">
    <w:p w14:paraId="126EA6DF" w14:textId="77777777" w:rsidR="00272905" w:rsidRDefault="00272905" w:rsidP="00272905">
      <w:pPr>
        <w:pStyle w:val="CommentText"/>
      </w:pPr>
      <w:r>
        <w:rPr>
          <w:rStyle w:val="CommentReference"/>
        </w:rPr>
        <w:annotationRef/>
      </w:r>
      <w:r>
        <w:rPr>
          <w:lang w:val="da-DK"/>
        </w:rPr>
        <w:t xml:space="preserve">Yes. Husk at label dem med: </w:t>
      </w:r>
    </w:p>
    <w:p w14:paraId="3A04787A" w14:textId="77777777" w:rsidR="00272905" w:rsidRDefault="00272905" w:rsidP="00272905">
      <w:pPr>
        <w:pStyle w:val="CommentText"/>
        <w:ind w:left="300"/>
      </w:pPr>
      <w:r>
        <w:rPr>
          <w:lang w:val="da-DK"/>
        </w:rPr>
        <w:t>Dine identifikationskode ift. prøven</w:t>
      </w:r>
    </w:p>
    <w:p w14:paraId="588EB464" w14:textId="77777777" w:rsidR="00272905" w:rsidRDefault="00272905" w:rsidP="00272905">
      <w:pPr>
        <w:pStyle w:val="CommentText"/>
        <w:ind w:left="300"/>
      </w:pPr>
      <w:r>
        <w:rPr>
          <w:lang w:val="da-DK"/>
        </w:rPr>
        <w:t>Dato</w:t>
      </w:r>
    </w:p>
    <w:p w14:paraId="75AB3286" w14:textId="77777777" w:rsidR="00272905" w:rsidRDefault="00272905" w:rsidP="00272905">
      <w:pPr>
        <w:pStyle w:val="CommentText"/>
        <w:ind w:left="300"/>
      </w:pPr>
      <w:r>
        <w:rPr>
          <w:lang w:val="da-DK"/>
        </w:rPr>
        <w:t>Dit navn</w:t>
      </w:r>
    </w:p>
    <w:p w14:paraId="43BE227C" w14:textId="77777777" w:rsidR="00272905" w:rsidRDefault="00272905" w:rsidP="00272905">
      <w:pPr>
        <w:pStyle w:val="CommentText"/>
        <w:ind w:left="300"/>
      </w:pPr>
      <w:r>
        <w:rPr>
          <w:lang w:val="da-DK"/>
        </w:rPr>
        <w:t>Mit fornavn</w:t>
      </w:r>
    </w:p>
    <w:p w14:paraId="69F6AD2F" w14:textId="77777777" w:rsidR="00272905" w:rsidRDefault="00272905" w:rsidP="00272905">
      <w:pPr>
        <w:pStyle w:val="CommentText"/>
      </w:pPr>
      <w:r>
        <w:rPr>
          <w:lang w:val="da-DK"/>
        </w:rPr>
        <w:t xml:space="preserve">De skal i en gul kasse ude i fryseren, en af dem på øverste hylde. Janni kan vise hvor det er. Ellers kan vi sammen sætte dem derud tirsdag. </w:t>
      </w:r>
    </w:p>
  </w:comment>
  <w:comment w:id="10" w:author="Johanna Pedersen" w:date="2025-12-18T11:08:00Z" w:initials="JP">
    <w:p w14:paraId="784AD145" w14:textId="77777777" w:rsidR="00242EED" w:rsidRDefault="00242EED" w:rsidP="00242EED">
      <w:pPr>
        <w:pStyle w:val="CommentText"/>
      </w:pPr>
      <w:r>
        <w:rPr>
          <w:rStyle w:val="CommentReference"/>
        </w:rPr>
        <w:annotationRef/>
      </w:r>
      <w:r>
        <w:rPr>
          <w:lang w:val="da-DK"/>
        </w:rPr>
        <w:t xml:space="preserve">Jeg ville tage 2 * 100 mL. I tilfælde af der skal laves analyser så du har ’rigtige’ replikater og ikke analyserer to gange på den samme prøve. </w:t>
      </w:r>
    </w:p>
  </w:comment>
  <w:comment w:id="12" w:author="Johanna Pedersen" w:date="2025-12-18T11:07:00Z" w:initials="JP">
    <w:p w14:paraId="714BAC14" w14:textId="5E7FAD7E" w:rsidR="006E1635" w:rsidRDefault="006E1635" w:rsidP="006E1635">
      <w:pPr>
        <w:pStyle w:val="CommentText"/>
      </w:pPr>
      <w:r>
        <w:rPr>
          <w:rStyle w:val="CommentReference"/>
        </w:rPr>
        <w:annotationRef/>
      </w:r>
      <w:r>
        <w:rPr>
          <w:lang w:val="da-DK"/>
        </w:rPr>
        <w:t xml:space="preserve">De skal vel opbevares på samme måde som den pakkede jord. </w:t>
      </w:r>
      <w:r>
        <w:rPr>
          <w:lang w:val="da-DK"/>
        </w:rPr>
        <w:br/>
        <w:t xml:space="preserve">Hvad gjorde Marzieh? </w:t>
      </w:r>
    </w:p>
    <w:p w14:paraId="7F158056" w14:textId="77777777" w:rsidR="006E1635" w:rsidRDefault="006E1635" w:rsidP="006E1635">
      <w:pPr>
        <w:pStyle w:val="CommentText"/>
      </w:pPr>
    </w:p>
    <w:p w14:paraId="2E518F6C" w14:textId="77777777" w:rsidR="006E1635" w:rsidRDefault="006E1635" w:rsidP="006E1635">
      <w:pPr>
        <w:pStyle w:val="CommentText"/>
      </w:pPr>
      <w:r>
        <w:rPr>
          <w:lang w:val="da-DK"/>
        </w:rPr>
        <w:t xml:space="preserve">Det er vigtigt at jorden ikke køleskabskold når gyllen udbringes, da det nok kan påvirke emissionerne. De to slags jord (pakket og ikke-pakket) skal i hvert fald behandles ens. </w:t>
      </w:r>
    </w:p>
  </w:comment>
  <w:comment w:id="13" w:author="Mikael Løvig Larsen" w:date="2025-12-17T13:08:00Z" w:initials="ML">
    <w:p w14:paraId="4183C46D" w14:textId="7042F90F" w:rsidR="009271C6" w:rsidRDefault="00E561F6" w:rsidP="009271C6">
      <w:pPr>
        <w:pStyle w:val="CommentText"/>
      </w:pPr>
      <w:r>
        <w:rPr>
          <w:rStyle w:val="CommentReference"/>
        </w:rPr>
        <w:annotationRef/>
      </w:r>
      <w:r w:rsidR="009271C6">
        <w:t>Hvis der skal tilføjes vand skal Marziehs jord tørres og data fra den tørrede jord benyttes</w:t>
      </w:r>
    </w:p>
  </w:comment>
  <w:comment w:id="14" w:author="Johanna Pedersen" w:date="2025-12-18T11:05:00Z" w:initials="JP">
    <w:p w14:paraId="38BE6F40" w14:textId="77777777" w:rsidR="009622EB" w:rsidRDefault="009622EB" w:rsidP="009622EB">
      <w:pPr>
        <w:pStyle w:val="CommentText"/>
      </w:pPr>
      <w:r>
        <w:rPr>
          <w:rStyle w:val="CommentReference"/>
        </w:rPr>
        <w:annotationRef/>
      </w:r>
      <w:r>
        <w:rPr>
          <w:lang w:val="da-DK"/>
        </w:rPr>
        <w:t xml:space="preserve">Det virker som et unødvendigt trin først at tørre og så tilføje vand når de er så tæt. </w:t>
      </w:r>
    </w:p>
    <w:p w14:paraId="50D05DA6" w14:textId="77777777" w:rsidR="009622EB" w:rsidRDefault="009622EB" w:rsidP="009622EB">
      <w:pPr>
        <w:pStyle w:val="CommentText"/>
      </w:pPr>
      <w:r>
        <w:rPr>
          <w:lang w:val="da-DK"/>
        </w:rPr>
        <w:t xml:space="preserve">Jeg antager at den lille forskel du har nævnt tidligere er inden for usikkerheden. </w:t>
      </w:r>
    </w:p>
  </w:comment>
  <w:comment w:id="15" w:author="Johanna Pedersen" w:date="2025-12-18T11:07:00Z" w:initials="JP">
    <w:p w14:paraId="02DFF6E4" w14:textId="77777777" w:rsidR="006E1635" w:rsidRDefault="006E1635" w:rsidP="006E1635">
      <w:pPr>
        <w:pStyle w:val="CommentText"/>
      </w:pPr>
      <w:r>
        <w:rPr>
          <w:rStyle w:val="CommentReference"/>
        </w:rPr>
        <w:annotationRef/>
      </w:r>
      <w:r>
        <w:rPr>
          <w:lang w:val="da-DK"/>
        </w:rPr>
        <w:t xml:space="preserve">Er det ikke omvendt? </w:t>
      </w:r>
    </w:p>
  </w:comment>
  <w:comment w:id="16" w:author="Johanna Pedersen" w:date="2025-12-18T11:08:00Z" w:initials="JP">
    <w:p w14:paraId="48F45C51" w14:textId="77777777" w:rsidR="005502DE" w:rsidRDefault="005502DE" w:rsidP="005502DE">
      <w:pPr>
        <w:pStyle w:val="CommentText"/>
      </w:pPr>
      <w:r>
        <w:rPr>
          <w:rStyle w:val="CommentReference"/>
        </w:rPr>
        <w:annotationRef/>
      </w:r>
      <w:r>
        <w:rPr>
          <w:lang w:val="da-DK"/>
        </w:rPr>
        <w:t xml:space="preserve">Er det ikke de 100 mL skrevet for oven? </w:t>
      </w:r>
    </w:p>
  </w:comment>
  <w:comment w:id="17" w:author="Johanna Pedersen" w:date="2025-12-18T11:09:00Z" w:initials="JP">
    <w:p w14:paraId="62FD6110" w14:textId="77777777" w:rsidR="00953BCA" w:rsidRDefault="00953BCA" w:rsidP="00953BCA">
      <w:pPr>
        <w:pStyle w:val="CommentText"/>
      </w:pPr>
      <w:r>
        <w:rPr>
          <w:rStyle w:val="CommentReference"/>
        </w:rPr>
        <w:annotationRef/>
      </w:r>
      <w:r>
        <w:rPr>
          <w:lang w:val="da-DK"/>
        </w:rPr>
        <w:t xml:space="preserve">Fint - du har jo også analyserne fra den dag vi tog prøverne, så vi vil bare bekræfte at vi er inden for skiven. </w:t>
      </w:r>
    </w:p>
  </w:comment>
  <w:comment w:id="18" w:author="Johanna Pedersen" w:date="2025-12-18T11:11:00Z" w:initials="JP">
    <w:p w14:paraId="31AA0113" w14:textId="77777777" w:rsidR="00C72CA8" w:rsidRDefault="00C72CA8" w:rsidP="00C72CA8">
      <w:pPr>
        <w:pStyle w:val="CommentText"/>
      </w:pPr>
      <w:r>
        <w:rPr>
          <w:rStyle w:val="CommentReference"/>
        </w:rPr>
        <w:annotationRef/>
      </w:r>
      <w:r>
        <w:rPr>
          <w:lang w:val="da-DK"/>
        </w:rPr>
        <w:t xml:space="preserve">Jeg vil anbefale dig at ’øve’ dig på at afpippetere gyllen, særligt kvæggyllen da det nok ikke er helt nemt pga. tørstofindholdet. Bare så du har afprøvet det inden du begynder at tilføre det til jorden. </w:t>
      </w:r>
    </w:p>
  </w:comment>
  <w:comment w:id="19" w:author="Johanna Pedersen" w:date="2025-12-18T11:10:00Z" w:initials="JP">
    <w:p w14:paraId="6282717C" w14:textId="385866C6" w:rsidR="00C72CA8" w:rsidRDefault="00C72CA8" w:rsidP="00C72CA8">
      <w:pPr>
        <w:pStyle w:val="CommentText"/>
      </w:pPr>
      <w:r>
        <w:rPr>
          <w:rStyle w:val="CommentReference"/>
        </w:rPr>
        <w:annotationRef/>
      </w:r>
      <w:r>
        <w:rPr>
          <w:lang w:val="da-DK"/>
        </w:rPr>
        <w:t xml:space="preserve">Er det ikke nemmest at gøre det før man tilfører gyllen?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398441" w15:done="0"/>
  <w15:commentEx w15:paraId="1F7E3ED2" w15:paraIdParent="0D398441" w15:done="0"/>
  <w15:commentEx w15:paraId="6036AE1C" w15:done="0"/>
  <w15:commentEx w15:paraId="5C31E3A7" w15:done="0"/>
  <w15:commentEx w15:paraId="230C0898" w15:done="0"/>
  <w15:commentEx w15:paraId="49E2953E" w15:done="0"/>
  <w15:commentEx w15:paraId="69F6AD2F" w15:done="0"/>
  <w15:commentEx w15:paraId="784AD145" w15:paraIdParent="69F6AD2F" w15:done="0"/>
  <w15:commentEx w15:paraId="2E518F6C" w15:done="0"/>
  <w15:commentEx w15:paraId="4183C46D" w15:done="0"/>
  <w15:commentEx w15:paraId="50D05DA6" w15:paraIdParent="4183C46D" w15:done="0"/>
  <w15:commentEx w15:paraId="02DFF6E4" w15:done="0"/>
  <w15:commentEx w15:paraId="48F45C51" w15:done="0"/>
  <w15:commentEx w15:paraId="62FD6110" w15:done="0"/>
  <w15:commentEx w15:paraId="31AA0113" w15:done="0"/>
  <w15:commentEx w15:paraId="628271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993B3E" w16cex:dateUtc="2025-12-17T13:16:00Z"/>
  <w16cex:commentExtensible w16cex:durableId="66693844" w16cex:dateUtc="2025-12-18T09:57:00Z"/>
  <w16cex:commentExtensible w16cex:durableId="712D1794" w16cex:dateUtc="2025-12-18T09:58:00Z"/>
  <w16cex:commentExtensible w16cex:durableId="2685F54E" w16cex:dateUtc="2025-12-18T10:00:00Z"/>
  <w16cex:commentExtensible w16cex:durableId="6447E6F7" w16cex:dateUtc="2025-12-18T09:59:00Z"/>
  <w16cex:commentExtensible w16cex:durableId="2C9DD022" w16cex:dateUtc="2025-12-18T10:03:00Z"/>
  <w16cex:commentExtensible w16cex:durableId="20AE127C" w16cex:dateUtc="2025-12-18T10:04:00Z"/>
  <w16cex:commentExtensible w16cex:durableId="4B7E2D5E" w16cex:dateUtc="2025-12-18T10:08:00Z"/>
  <w16cex:commentExtensible w16cex:durableId="29C98EDC" w16cex:dateUtc="2025-12-18T10:07:00Z"/>
  <w16cex:commentExtensible w16cex:durableId="76DE9ACE" w16cex:dateUtc="2025-12-17T12:08:00Z"/>
  <w16cex:commentExtensible w16cex:durableId="3078FD31" w16cex:dateUtc="2025-12-18T10:05:00Z"/>
  <w16cex:commentExtensible w16cex:durableId="7DE66017" w16cex:dateUtc="2025-12-18T10:07:00Z"/>
  <w16cex:commentExtensible w16cex:durableId="1E020E3B" w16cex:dateUtc="2025-12-18T10:08:00Z"/>
  <w16cex:commentExtensible w16cex:durableId="5A76FE52" w16cex:dateUtc="2025-12-18T10:09:00Z"/>
  <w16cex:commentExtensible w16cex:durableId="5554520E" w16cex:dateUtc="2025-12-18T10:11:00Z"/>
  <w16cex:commentExtensible w16cex:durableId="2E6D7DE4" w16cex:dateUtc="2025-12-18T10: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398441" w16cid:durableId="01993B3E"/>
  <w16cid:commentId w16cid:paraId="1F7E3ED2" w16cid:durableId="66693844"/>
  <w16cid:commentId w16cid:paraId="6036AE1C" w16cid:durableId="712D1794"/>
  <w16cid:commentId w16cid:paraId="5C31E3A7" w16cid:durableId="2685F54E"/>
  <w16cid:commentId w16cid:paraId="230C0898" w16cid:durableId="6447E6F7"/>
  <w16cid:commentId w16cid:paraId="49E2953E" w16cid:durableId="2C9DD022"/>
  <w16cid:commentId w16cid:paraId="69F6AD2F" w16cid:durableId="20AE127C"/>
  <w16cid:commentId w16cid:paraId="784AD145" w16cid:durableId="4B7E2D5E"/>
  <w16cid:commentId w16cid:paraId="2E518F6C" w16cid:durableId="29C98EDC"/>
  <w16cid:commentId w16cid:paraId="4183C46D" w16cid:durableId="76DE9ACE"/>
  <w16cid:commentId w16cid:paraId="50D05DA6" w16cid:durableId="3078FD31"/>
  <w16cid:commentId w16cid:paraId="02DFF6E4" w16cid:durableId="7DE66017"/>
  <w16cid:commentId w16cid:paraId="48F45C51" w16cid:durableId="1E020E3B"/>
  <w16cid:commentId w16cid:paraId="62FD6110" w16cid:durableId="5A76FE52"/>
  <w16cid:commentId w16cid:paraId="31AA0113" w16cid:durableId="5554520E"/>
  <w16cid:commentId w16cid:paraId="6282717C" w16cid:durableId="2E6D7DE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4D8C"/>
    <w:multiLevelType w:val="hybridMultilevel"/>
    <w:tmpl w:val="30DCBF52"/>
    <w:lvl w:ilvl="0" w:tplc="A2B6B13E">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A6B667E"/>
    <w:multiLevelType w:val="hybridMultilevel"/>
    <w:tmpl w:val="1A404D2A"/>
    <w:lvl w:ilvl="0" w:tplc="A698C354">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1F7576B9"/>
    <w:multiLevelType w:val="hybridMultilevel"/>
    <w:tmpl w:val="0486F95E"/>
    <w:lvl w:ilvl="0" w:tplc="E8F6E684">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4E14232F"/>
    <w:multiLevelType w:val="hybridMultilevel"/>
    <w:tmpl w:val="0686908C"/>
    <w:lvl w:ilvl="0" w:tplc="539034FC">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6EA7416B"/>
    <w:multiLevelType w:val="hybridMultilevel"/>
    <w:tmpl w:val="4A8C3D08"/>
    <w:lvl w:ilvl="0" w:tplc="531E0C76">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7B8C7BDD"/>
    <w:multiLevelType w:val="hybridMultilevel"/>
    <w:tmpl w:val="92927DAE"/>
    <w:lvl w:ilvl="0" w:tplc="0C080E4A">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576934729">
    <w:abstractNumId w:val="4"/>
  </w:num>
  <w:num w:numId="2" w16cid:durableId="714045614">
    <w:abstractNumId w:val="5"/>
  </w:num>
  <w:num w:numId="3" w16cid:durableId="1969889931">
    <w:abstractNumId w:val="2"/>
  </w:num>
  <w:num w:numId="4" w16cid:durableId="1510296856">
    <w:abstractNumId w:val="1"/>
  </w:num>
  <w:num w:numId="5" w16cid:durableId="1262373754">
    <w:abstractNumId w:val="0"/>
  </w:num>
  <w:num w:numId="6" w16cid:durableId="73940299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kael Løvig Larsen">
    <w15:presenceInfo w15:providerId="AD" w15:userId="S::au705323@uni.au.dk::501b5c6e-34b9-41fc-bcf2-dc0650cde639"/>
  </w15:person>
  <w15:person w15:author="Johanna Pedersen">
    <w15:presenceInfo w15:providerId="AD" w15:userId="S::au583430@uni.au.dk::71571920-b495-4049-9e88-42b8ad2f91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EED"/>
    <w:rsid w:val="0000664B"/>
    <w:rsid w:val="00055442"/>
    <w:rsid w:val="0005566C"/>
    <w:rsid w:val="00066B0A"/>
    <w:rsid w:val="00070887"/>
    <w:rsid w:val="00074B24"/>
    <w:rsid w:val="00086C10"/>
    <w:rsid w:val="000C63B0"/>
    <w:rsid w:val="000F5AFB"/>
    <w:rsid w:val="000F5BBE"/>
    <w:rsid w:val="001025DC"/>
    <w:rsid w:val="001205F3"/>
    <w:rsid w:val="00123212"/>
    <w:rsid w:val="00160D60"/>
    <w:rsid w:val="001620C5"/>
    <w:rsid w:val="001708A6"/>
    <w:rsid w:val="0019704E"/>
    <w:rsid w:val="001B582A"/>
    <w:rsid w:val="001C58A4"/>
    <w:rsid w:val="001D6269"/>
    <w:rsid w:val="00224F86"/>
    <w:rsid w:val="00242EED"/>
    <w:rsid w:val="00252156"/>
    <w:rsid w:val="002607CE"/>
    <w:rsid w:val="00272905"/>
    <w:rsid w:val="002743F1"/>
    <w:rsid w:val="0029263A"/>
    <w:rsid w:val="002C06FB"/>
    <w:rsid w:val="002C1FE6"/>
    <w:rsid w:val="002D02F3"/>
    <w:rsid w:val="002F3AED"/>
    <w:rsid w:val="00317C70"/>
    <w:rsid w:val="003303A9"/>
    <w:rsid w:val="0035594B"/>
    <w:rsid w:val="00357C7D"/>
    <w:rsid w:val="00360535"/>
    <w:rsid w:val="00384600"/>
    <w:rsid w:val="00387BA8"/>
    <w:rsid w:val="00397F19"/>
    <w:rsid w:val="003C1DB8"/>
    <w:rsid w:val="003C1DDA"/>
    <w:rsid w:val="003E1AFA"/>
    <w:rsid w:val="003E4B7D"/>
    <w:rsid w:val="003F6FEE"/>
    <w:rsid w:val="00403C19"/>
    <w:rsid w:val="00403DCC"/>
    <w:rsid w:val="00415AA6"/>
    <w:rsid w:val="00421BCC"/>
    <w:rsid w:val="00427988"/>
    <w:rsid w:val="00440B82"/>
    <w:rsid w:val="004A33BC"/>
    <w:rsid w:val="004C06CD"/>
    <w:rsid w:val="004D3CB0"/>
    <w:rsid w:val="004E1935"/>
    <w:rsid w:val="004F3C28"/>
    <w:rsid w:val="005104FC"/>
    <w:rsid w:val="00516977"/>
    <w:rsid w:val="00532A61"/>
    <w:rsid w:val="005502DE"/>
    <w:rsid w:val="005C79EB"/>
    <w:rsid w:val="00671DAF"/>
    <w:rsid w:val="00677EBD"/>
    <w:rsid w:val="0068749E"/>
    <w:rsid w:val="0069493E"/>
    <w:rsid w:val="006A2825"/>
    <w:rsid w:val="006B7706"/>
    <w:rsid w:val="006E1635"/>
    <w:rsid w:val="006F7C17"/>
    <w:rsid w:val="007473B7"/>
    <w:rsid w:val="00752C3E"/>
    <w:rsid w:val="007658FC"/>
    <w:rsid w:val="007848BE"/>
    <w:rsid w:val="007A10DF"/>
    <w:rsid w:val="007A7E13"/>
    <w:rsid w:val="007B6035"/>
    <w:rsid w:val="007C2122"/>
    <w:rsid w:val="007C2488"/>
    <w:rsid w:val="007D5622"/>
    <w:rsid w:val="007E46E5"/>
    <w:rsid w:val="007F3696"/>
    <w:rsid w:val="0082018B"/>
    <w:rsid w:val="0083194C"/>
    <w:rsid w:val="008348C9"/>
    <w:rsid w:val="00865EC3"/>
    <w:rsid w:val="008739D2"/>
    <w:rsid w:val="008A0B85"/>
    <w:rsid w:val="008D2652"/>
    <w:rsid w:val="008F4F87"/>
    <w:rsid w:val="009271C6"/>
    <w:rsid w:val="0094161E"/>
    <w:rsid w:val="00945350"/>
    <w:rsid w:val="009528C2"/>
    <w:rsid w:val="00953BCA"/>
    <w:rsid w:val="00957DCD"/>
    <w:rsid w:val="009622EB"/>
    <w:rsid w:val="00972470"/>
    <w:rsid w:val="00991B2C"/>
    <w:rsid w:val="009A60B7"/>
    <w:rsid w:val="009B0094"/>
    <w:rsid w:val="009C3345"/>
    <w:rsid w:val="009C6052"/>
    <w:rsid w:val="009C7325"/>
    <w:rsid w:val="009D128D"/>
    <w:rsid w:val="009D7970"/>
    <w:rsid w:val="009E107E"/>
    <w:rsid w:val="009F5474"/>
    <w:rsid w:val="00A4057F"/>
    <w:rsid w:val="00A72550"/>
    <w:rsid w:val="00A84479"/>
    <w:rsid w:val="00A853F7"/>
    <w:rsid w:val="00A86B1F"/>
    <w:rsid w:val="00AC1FE4"/>
    <w:rsid w:val="00AC4EE4"/>
    <w:rsid w:val="00AF723A"/>
    <w:rsid w:val="00B139C8"/>
    <w:rsid w:val="00B466E0"/>
    <w:rsid w:val="00BA4E2D"/>
    <w:rsid w:val="00BA7EAC"/>
    <w:rsid w:val="00BB104B"/>
    <w:rsid w:val="00BB3247"/>
    <w:rsid w:val="00BD2EFB"/>
    <w:rsid w:val="00BE5290"/>
    <w:rsid w:val="00C01921"/>
    <w:rsid w:val="00C02E4B"/>
    <w:rsid w:val="00C51122"/>
    <w:rsid w:val="00C660AB"/>
    <w:rsid w:val="00C72CA8"/>
    <w:rsid w:val="00C73263"/>
    <w:rsid w:val="00C82EE0"/>
    <w:rsid w:val="00C8704B"/>
    <w:rsid w:val="00CA21AE"/>
    <w:rsid w:val="00CA41A7"/>
    <w:rsid w:val="00CB04E6"/>
    <w:rsid w:val="00CB4193"/>
    <w:rsid w:val="00CB588E"/>
    <w:rsid w:val="00CC17AA"/>
    <w:rsid w:val="00CE18EB"/>
    <w:rsid w:val="00CF1742"/>
    <w:rsid w:val="00CF2967"/>
    <w:rsid w:val="00D130CD"/>
    <w:rsid w:val="00D239A7"/>
    <w:rsid w:val="00D261DC"/>
    <w:rsid w:val="00D34C6E"/>
    <w:rsid w:val="00D37ECD"/>
    <w:rsid w:val="00D451C4"/>
    <w:rsid w:val="00D57E42"/>
    <w:rsid w:val="00D65DBD"/>
    <w:rsid w:val="00D9785B"/>
    <w:rsid w:val="00DA0910"/>
    <w:rsid w:val="00DC5E29"/>
    <w:rsid w:val="00DD68D2"/>
    <w:rsid w:val="00DD74B1"/>
    <w:rsid w:val="00DE30D1"/>
    <w:rsid w:val="00DE4350"/>
    <w:rsid w:val="00DF6387"/>
    <w:rsid w:val="00E0767D"/>
    <w:rsid w:val="00E34639"/>
    <w:rsid w:val="00E40703"/>
    <w:rsid w:val="00E561F6"/>
    <w:rsid w:val="00E75485"/>
    <w:rsid w:val="00E77526"/>
    <w:rsid w:val="00E90F26"/>
    <w:rsid w:val="00E91B03"/>
    <w:rsid w:val="00E92230"/>
    <w:rsid w:val="00E9372B"/>
    <w:rsid w:val="00E95D36"/>
    <w:rsid w:val="00EB033E"/>
    <w:rsid w:val="00ED0356"/>
    <w:rsid w:val="00ED2523"/>
    <w:rsid w:val="00F04DDA"/>
    <w:rsid w:val="00F14C53"/>
    <w:rsid w:val="00F25EED"/>
    <w:rsid w:val="00F31D55"/>
    <w:rsid w:val="00F3364E"/>
    <w:rsid w:val="00F3790B"/>
    <w:rsid w:val="00F44E07"/>
    <w:rsid w:val="00F519D5"/>
    <w:rsid w:val="00F651E5"/>
    <w:rsid w:val="00F81CB5"/>
    <w:rsid w:val="00F8287B"/>
    <w:rsid w:val="00F83481"/>
    <w:rsid w:val="00F8791A"/>
    <w:rsid w:val="00FD54F9"/>
    <w:rsid w:val="00FE1D69"/>
    <w:rsid w:val="00FE47B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185B1"/>
  <w15:chartTrackingRefBased/>
  <w15:docId w15:val="{4A1EA27E-8C27-47FA-A825-7DDFCFC5A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5EED"/>
    <w:rPr>
      <w:rFonts w:ascii="Times New Roman" w:hAnsi="Times New Roman"/>
      <w:lang w:val="en-US"/>
    </w:rPr>
  </w:style>
  <w:style w:type="paragraph" w:styleId="Heading1">
    <w:name w:val="heading 1"/>
    <w:basedOn w:val="Normal"/>
    <w:next w:val="Normal"/>
    <w:link w:val="Heading1Char"/>
    <w:uiPriority w:val="9"/>
    <w:qFormat/>
    <w:rsid w:val="00F25EED"/>
    <w:pPr>
      <w:keepNext/>
      <w:keepLines/>
      <w:spacing w:before="360" w:after="80"/>
      <w:outlineLvl w:val="0"/>
    </w:pPr>
    <w:rPr>
      <w:rFonts w:eastAsiaTheme="majorEastAsia" w:cstheme="majorBidi"/>
      <w:color w:val="000000" w:themeColor="text1"/>
      <w:sz w:val="32"/>
      <w:szCs w:val="40"/>
    </w:rPr>
  </w:style>
  <w:style w:type="paragraph" w:styleId="Heading2">
    <w:name w:val="heading 2"/>
    <w:basedOn w:val="Normal"/>
    <w:next w:val="Normal"/>
    <w:link w:val="Heading2Char"/>
    <w:uiPriority w:val="9"/>
    <w:unhideWhenUsed/>
    <w:qFormat/>
    <w:rsid w:val="00397F19"/>
    <w:pPr>
      <w:keepNext/>
      <w:keepLines/>
      <w:spacing w:before="160" w:after="80"/>
      <w:outlineLvl w:val="1"/>
    </w:pPr>
    <w:rPr>
      <w:rFonts w:eastAsiaTheme="majorEastAsia" w:cstheme="majorBidi"/>
      <w:i/>
      <w:color w:val="000000" w:themeColor="text1"/>
      <w:sz w:val="28"/>
      <w:szCs w:val="32"/>
    </w:rPr>
  </w:style>
  <w:style w:type="paragraph" w:styleId="Heading3">
    <w:name w:val="heading 3"/>
    <w:basedOn w:val="Normal"/>
    <w:next w:val="Normal"/>
    <w:link w:val="Heading3Char"/>
    <w:uiPriority w:val="9"/>
    <w:semiHidden/>
    <w:unhideWhenUsed/>
    <w:qFormat/>
    <w:rsid w:val="00F25E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E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E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E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E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E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E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EED"/>
    <w:rPr>
      <w:rFonts w:ascii="Times New Roman" w:eastAsiaTheme="majorEastAsia" w:hAnsi="Times New Roman" w:cstheme="majorBidi"/>
      <w:color w:val="000000" w:themeColor="text1"/>
      <w:sz w:val="32"/>
      <w:szCs w:val="40"/>
    </w:rPr>
  </w:style>
  <w:style w:type="character" w:customStyle="1" w:styleId="Heading2Char">
    <w:name w:val="Heading 2 Char"/>
    <w:basedOn w:val="DefaultParagraphFont"/>
    <w:link w:val="Heading2"/>
    <w:uiPriority w:val="9"/>
    <w:rsid w:val="00397F19"/>
    <w:rPr>
      <w:rFonts w:ascii="Times New Roman" w:eastAsiaTheme="majorEastAsia" w:hAnsi="Times New Roman" w:cstheme="majorBidi"/>
      <w:i/>
      <w:color w:val="000000" w:themeColor="text1"/>
      <w:sz w:val="28"/>
      <w:szCs w:val="32"/>
      <w:lang w:val="en-US"/>
    </w:rPr>
  </w:style>
  <w:style w:type="character" w:customStyle="1" w:styleId="Heading3Char">
    <w:name w:val="Heading 3 Char"/>
    <w:basedOn w:val="DefaultParagraphFont"/>
    <w:link w:val="Heading3"/>
    <w:uiPriority w:val="9"/>
    <w:semiHidden/>
    <w:rsid w:val="00F25E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E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E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EED"/>
    <w:rPr>
      <w:rFonts w:eastAsiaTheme="majorEastAsia" w:cstheme="majorBidi"/>
      <w:color w:val="272727" w:themeColor="text1" w:themeTint="D8"/>
    </w:rPr>
  </w:style>
  <w:style w:type="paragraph" w:styleId="Title">
    <w:name w:val="Title"/>
    <w:basedOn w:val="Normal"/>
    <w:next w:val="Normal"/>
    <w:link w:val="TitleChar"/>
    <w:uiPriority w:val="10"/>
    <w:qFormat/>
    <w:rsid w:val="00F25EED"/>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F25EED"/>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F25E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E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EED"/>
    <w:pPr>
      <w:spacing w:before="160"/>
      <w:jc w:val="center"/>
    </w:pPr>
    <w:rPr>
      <w:i/>
      <w:iCs/>
      <w:color w:val="404040" w:themeColor="text1" w:themeTint="BF"/>
    </w:rPr>
  </w:style>
  <w:style w:type="character" w:customStyle="1" w:styleId="QuoteChar">
    <w:name w:val="Quote Char"/>
    <w:basedOn w:val="DefaultParagraphFont"/>
    <w:link w:val="Quote"/>
    <w:uiPriority w:val="29"/>
    <w:rsid w:val="00F25EED"/>
    <w:rPr>
      <w:i/>
      <w:iCs/>
      <w:color w:val="404040" w:themeColor="text1" w:themeTint="BF"/>
    </w:rPr>
  </w:style>
  <w:style w:type="paragraph" w:styleId="ListParagraph">
    <w:name w:val="List Paragraph"/>
    <w:basedOn w:val="Normal"/>
    <w:uiPriority w:val="34"/>
    <w:qFormat/>
    <w:rsid w:val="00F25EED"/>
    <w:pPr>
      <w:ind w:left="720"/>
      <w:contextualSpacing/>
    </w:pPr>
  </w:style>
  <w:style w:type="character" w:styleId="IntenseEmphasis">
    <w:name w:val="Intense Emphasis"/>
    <w:basedOn w:val="DefaultParagraphFont"/>
    <w:uiPriority w:val="21"/>
    <w:qFormat/>
    <w:rsid w:val="00F25EED"/>
    <w:rPr>
      <w:i/>
      <w:iCs/>
      <w:color w:val="0F4761" w:themeColor="accent1" w:themeShade="BF"/>
    </w:rPr>
  </w:style>
  <w:style w:type="paragraph" w:styleId="IntenseQuote">
    <w:name w:val="Intense Quote"/>
    <w:basedOn w:val="Normal"/>
    <w:next w:val="Normal"/>
    <w:link w:val="IntenseQuoteChar"/>
    <w:uiPriority w:val="30"/>
    <w:qFormat/>
    <w:rsid w:val="00F25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EED"/>
    <w:rPr>
      <w:i/>
      <w:iCs/>
      <w:color w:val="0F4761" w:themeColor="accent1" w:themeShade="BF"/>
    </w:rPr>
  </w:style>
  <w:style w:type="character" w:styleId="IntenseReference">
    <w:name w:val="Intense Reference"/>
    <w:basedOn w:val="DefaultParagraphFont"/>
    <w:uiPriority w:val="32"/>
    <w:qFormat/>
    <w:rsid w:val="00F25EED"/>
    <w:rPr>
      <w:b/>
      <w:bCs/>
      <w:smallCaps/>
      <w:color w:val="0F4761" w:themeColor="accent1" w:themeShade="BF"/>
      <w:spacing w:val="5"/>
    </w:rPr>
  </w:style>
  <w:style w:type="character" w:styleId="CommentReference">
    <w:name w:val="annotation reference"/>
    <w:basedOn w:val="DefaultParagraphFont"/>
    <w:uiPriority w:val="99"/>
    <w:semiHidden/>
    <w:unhideWhenUsed/>
    <w:rsid w:val="00F8287B"/>
    <w:rPr>
      <w:sz w:val="16"/>
      <w:szCs w:val="16"/>
    </w:rPr>
  </w:style>
  <w:style w:type="paragraph" w:styleId="CommentText">
    <w:name w:val="annotation text"/>
    <w:basedOn w:val="Normal"/>
    <w:link w:val="CommentTextChar"/>
    <w:uiPriority w:val="99"/>
    <w:unhideWhenUsed/>
    <w:rsid w:val="00F8287B"/>
    <w:pPr>
      <w:spacing w:line="240" w:lineRule="auto"/>
    </w:pPr>
    <w:rPr>
      <w:sz w:val="20"/>
      <w:szCs w:val="20"/>
    </w:rPr>
  </w:style>
  <w:style w:type="character" w:customStyle="1" w:styleId="CommentTextChar">
    <w:name w:val="Comment Text Char"/>
    <w:basedOn w:val="DefaultParagraphFont"/>
    <w:link w:val="CommentText"/>
    <w:uiPriority w:val="99"/>
    <w:rsid w:val="00F8287B"/>
    <w:rPr>
      <w:rFonts w:ascii="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sid w:val="00F8287B"/>
    <w:rPr>
      <w:b/>
      <w:bCs/>
    </w:rPr>
  </w:style>
  <w:style w:type="character" w:customStyle="1" w:styleId="CommentSubjectChar">
    <w:name w:val="Comment Subject Char"/>
    <w:basedOn w:val="CommentTextChar"/>
    <w:link w:val="CommentSubject"/>
    <w:uiPriority w:val="99"/>
    <w:semiHidden/>
    <w:rsid w:val="00F8287B"/>
    <w:rPr>
      <w:rFonts w:ascii="Times New Roman" w:hAnsi="Times New Roman"/>
      <w:b/>
      <w:bCs/>
      <w:sz w:val="20"/>
      <w:szCs w:val="20"/>
      <w:lang w:val="en-US"/>
    </w:rPr>
  </w:style>
  <w:style w:type="character" w:styleId="PlaceholderText">
    <w:name w:val="Placeholder Text"/>
    <w:basedOn w:val="DefaultParagraphFont"/>
    <w:uiPriority w:val="99"/>
    <w:semiHidden/>
    <w:rsid w:val="00DD68D2"/>
    <w:rPr>
      <w:color w:val="666666"/>
    </w:rPr>
  </w:style>
  <w:style w:type="paragraph" w:styleId="Revision">
    <w:name w:val="Revision"/>
    <w:hidden/>
    <w:uiPriority w:val="99"/>
    <w:semiHidden/>
    <w:rsid w:val="00EB033E"/>
    <w:pPr>
      <w:spacing w:after="0" w:line="240" w:lineRule="auto"/>
    </w:pPr>
    <w:rPr>
      <w:rFonts w:ascii="Times New Roman" w:hAnsi="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Normal</Template>
  <TotalTime>1</TotalTime>
  <Pages>7</Pages>
  <Words>909</Words>
  <Characters>5550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Mikael Løvig Larsen</dc:creator>
  <cp:keywords/>
  <dc:description/>
  <cp:lastModifiedBy>Mikael Løvig Larsen</cp:lastModifiedBy>
  <cp:revision>2</cp:revision>
  <dcterms:created xsi:type="dcterms:W3CDTF">2025-12-18T11:29:00Z</dcterms:created>
  <dcterms:modified xsi:type="dcterms:W3CDTF">2025-12-18T11:29:00Z</dcterms:modified>
</cp:coreProperties>
</file>